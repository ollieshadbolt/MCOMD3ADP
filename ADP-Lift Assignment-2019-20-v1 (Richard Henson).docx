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503D6" w14:textId="77777777" w:rsidR="000E0126" w:rsidRDefault="000E0126" w:rsidP="000E0126">
      <w:pPr>
        <w:pStyle w:val="Heading3"/>
        <w:tabs>
          <w:tab w:val="left" w:pos="990"/>
        </w:tabs>
        <w:ind w:right="66"/>
      </w:pPr>
      <w:r>
        <w:rPr>
          <w:noProof/>
          <w:lang w:eastAsia="en-GB"/>
        </w:rPr>
        <w:drawing>
          <wp:inline distT="0" distB="0" distL="0" distR="0" wp14:anchorId="5B650500" wp14:editId="5B650501">
            <wp:extent cx="2085975" cy="847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5975" cy="847725"/>
                    </a:xfrm>
                    <a:prstGeom prst="rect">
                      <a:avLst/>
                    </a:prstGeom>
                    <a:noFill/>
                    <a:ln>
                      <a:noFill/>
                    </a:ln>
                  </pic:spPr>
                </pic:pic>
              </a:graphicData>
            </a:graphic>
          </wp:inline>
        </w:drawing>
      </w:r>
    </w:p>
    <w:tbl>
      <w:tblPr>
        <w:tblW w:w="97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864"/>
        <w:gridCol w:w="2061"/>
        <w:gridCol w:w="3251"/>
      </w:tblGrid>
      <w:tr w:rsidR="000E0126" w:rsidRPr="00C36D59" w14:paraId="5B6503D9" w14:textId="77777777" w:rsidTr="006D08E1">
        <w:trPr>
          <w:trHeight w:val="236"/>
        </w:trPr>
        <w:tc>
          <w:tcPr>
            <w:tcW w:w="2596" w:type="dxa"/>
            <w:shd w:val="clear" w:color="auto" w:fill="BFBFBF"/>
            <w:vAlign w:val="center"/>
          </w:tcPr>
          <w:p w14:paraId="5B6503D7" w14:textId="77777777" w:rsidR="000E0126" w:rsidRDefault="000E0126" w:rsidP="00F54C49">
            <w:pPr>
              <w:rPr>
                <w:rFonts w:ascii="Humnst777 Lt BT" w:hAnsi="Humnst777 Lt BT"/>
                <w:b/>
              </w:rPr>
            </w:pPr>
            <w:r>
              <w:rPr>
                <w:rFonts w:ascii="Humnst777 Lt BT" w:hAnsi="Humnst777 Lt BT"/>
                <w:b/>
              </w:rPr>
              <w:t>Programme Name</w:t>
            </w:r>
          </w:p>
        </w:tc>
        <w:tc>
          <w:tcPr>
            <w:tcW w:w="7176" w:type="dxa"/>
            <w:gridSpan w:val="3"/>
            <w:vAlign w:val="center"/>
          </w:tcPr>
          <w:p w14:paraId="5B6503D8" w14:textId="77777777" w:rsidR="000E0126" w:rsidRPr="00C36D59" w:rsidRDefault="000E0126" w:rsidP="00F54C49">
            <w:pPr>
              <w:rPr>
                <w:rFonts w:ascii="Humnst777 Lt BT" w:hAnsi="Humnst777 Lt BT"/>
              </w:rPr>
            </w:pPr>
            <w:r>
              <w:rPr>
                <w:rFonts w:ascii="Humnst777 Lt BT" w:hAnsi="Humnst777 Lt BT"/>
              </w:rPr>
              <w:t>Undergraduate Computing Suite</w:t>
            </w:r>
          </w:p>
        </w:tc>
      </w:tr>
      <w:tr w:rsidR="000E0126" w:rsidRPr="00C36D59" w14:paraId="5B6503DC" w14:textId="77777777" w:rsidTr="006D08E1">
        <w:trPr>
          <w:trHeight w:val="236"/>
        </w:trPr>
        <w:tc>
          <w:tcPr>
            <w:tcW w:w="2596" w:type="dxa"/>
            <w:shd w:val="clear" w:color="auto" w:fill="BFBFBF"/>
            <w:vAlign w:val="center"/>
          </w:tcPr>
          <w:p w14:paraId="5B6503DA" w14:textId="77777777" w:rsidR="000E0126" w:rsidRPr="00C36D59" w:rsidRDefault="000E0126" w:rsidP="00F54C49">
            <w:pPr>
              <w:rPr>
                <w:rFonts w:ascii="Humnst777 Lt BT" w:hAnsi="Humnst777 Lt BT"/>
                <w:b/>
              </w:rPr>
            </w:pPr>
            <w:r>
              <w:rPr>
                <w:rFonts w:ascii="Humnst777 Lt BT" w:hAnsi="Humnst777 Lt BT"/>
                <w:b/>
              </w:rPr>
              <w:t>Mo</w:t>
            </w:r>
            <w:r w:rsidRPr="00C36D59">
              <w:rPr>
                <w:rFonts w:ascii="Humnst777 Lt BT" w:hAnsi="Humnst777 Lt BT"/>
                <w:b/>
              </w:rPr>
              <w:t>dule Title</w:t>
            </w:r>
          </w:p>
        </w:tc>
        <w:tc>
          <w:tcPr>
            <w:tcW w:w="7176" w:type="dxa"/>
            <w:gridSpan w:val="3"/>
            <w:vAlign w:val="center"/>
          </w:tcPr>
          <w:p w14:paraId="5B6503DB" w14:textId="77777777" w:rsidR="000E0126" w:rsidRPr="00C36D59" w:rsidRDefault="000E0126">
            <w:pPr>
              <w:rPr>
                <w:rFonts w:ascii="Humnst777 Lt BT" w:hAnsi="Humnst777 Lt BT"/>
              </w:rPr>
            </w:pPr>
            <w:r w:rsidRPr="000E0126">
              <w:rPr>
                <w:rFonts w:ascii="Humnst777 Lt BT" w:hAnsi="Humnst777 Lt BT"/>
              </w:rPr>
              <w:t>Advanced Programmin</w:t>
            </w:r>
            <w:r>
              <w:rPr>
                <w:rFonts w:ascii="Humnst777 Lt BT" w:hAnsi="Humnst777 Lt BT"/>
              </w:rPr>
              <w:t>g</w:t>
            </w:r>
          </w:p>
        </w:tc>
      </w:tr>
      <w:tr w:rsidR="000E0126" w:rsidRPr="00C36D59" w14:paraId="5B6503DF" w14:textId="77777777" w:rsidTr="006D08E1">
        <w:trPr>
          <w:trHeight w:val="236"/>
        </w:trPr>
        <w:tc>
          <w:tcPr>
            <w:tcW w:w="2596" w:type="dxa"/>
            <w:shd w:val="clear" w:color="auto" w:fill="BFBFBF"/>
            <w:vAlign w:val="center"/>
          </w:tcPr>
          <w:p w14:paraId="5B6503DD" w14:textId="77777777" w:rsidR="000E0126" w:rsidRPr="00C36D59" w:rsidRDefault="000E0126" w:rsidP="00F54C49">
            <w:pPr>
              <w:rPr>
                <w:rFonts w:ascii="Humnst777 Lt BT" w:hAnsi="Humnst777 Lt BT"/>
                <w:b/>
              </w:rPr>
            </w:pPr>
            <w:r w:rsidRPr="00C36D59">
              <w:rPr>
                <w:rFonts w:ascii="Humnst777 Lt BT" w:hAnsi="Humnst777 Lt BT"/>
                <w:b/>
              </w:rPr>
              <w:t>Module Code</w:t>
            </w:r>
          </w:p>
        </w:tc>
        <w:tc>
          <w:tcPr>
            <w:tcW w:w="7176" w:type="dxa"/>
            <w:gridSpan w:val="3"/>
            <w:vAlign w:val="center"/>
          </w:tcPr>
          <w:p w14:paraId="5B6503DE" w14:textId="77777777" w:rsidR="000E0126" w:rsidRPr="00C36D59" w:rsidRDefault="000E0126" w:rsidP="00F54C49">
            <w:pPr>
              <w:rPr>
                <w:rFonts w:ascii="Humnst777 Lt BT" w:hAnsi="Humnst777 Lt BT"/>
                <w:sz w:val="22"/>
                <w:szCs w:val="22"/>
              </w:rPr>
            </w:pPr>
            <w:r w:rsidRPr="000E0126">
              <w:rPr>
                <w:rFonts w:ascii="Humnst777 Lt BT" w:hAnsi="Humnst777 Lt BT"/>
              </w:rPr>
              <w:t>MCOMD3ADP</w:t>
            </w:r>
          </w:p>
        </w:tc>
      </w:tr>
      <w:tr w:rsidR="000E0126" w:rsidRPr="00C36D59" w14:paraId="5B6503E2" w14:textId="77777777" w:rsidTr="006D08E1">
        <w:trPr>
          <w:trHeight w:val="264"/>
        </w:trPr>
        <w:tc>
          <w:tcPr>
            <w:tcW w:w="2596" w:type="dxa"/>
            <w:shd w:val="clear" w:color="auto" w:fill="BFBFBF"/>
            <w:vAlign w:val="center"/>
          </w:tcPr>
          <w:p w14:paraId="5B6503E0" w14:textId="77777777" w:rsidR="000E0126" w:rsidRPr="00C36D59" w:rsidRDefault="000E0126" w:rsidP="00F54C49">
            <w:pPr>
              <w:rPr>
                <w:rFonts w:ascii="Humnst777 Lt BT" w:hAnsi="Humnst777 Lt BT"/>
                <w:b/>
              </w:rPr>
            </w:pPr>
            <w:r>
              <w:rPr>
                <w:rFonts w:ascii="Humnst777 Lt BT" w:hAnsi="Humnst777 Lt BT"/>
                <w:b/>
              </w:rPr>
              <w:t>Module Start Date</w:t>
            </w:r>
          </w:p>
        </w:tc>
        <w:tc>
          <w:tcPr>
            <w:tcW w:w="7176" w:type="dxa"/>
            <w:gridSpan w:val="3"/>
            <w:vAlign w:val="center"/>
          </w:tcPr>
          <w:p w14:paraId="5B6503E1" w14:textId="2E82DC3D" w:rsidR="000E0126" w:rsidRPr="00C36D59" w:rsidRDefault="00FC6202">
            <w:pPr>
              <w:rPr>
                <w:rFonts w:ascii="Humnst777 Lt BT" w:hAnsi="Humnst777 Lt BT"/>
                <w:sz w:val="22"/>
                <w:szCs w:val="22"/>
              </w:rPr>
            </w:pPr>
            <w:r>
              <w:rPr>
                <w:rFonts w:ascii="Humnst777 Lt BT" w:hAnsi="Humnst777 Lt BT"/>
                <w:sz w:val="22"/>
                <w:szCs w:val="22"/>
              </w:rPr>
              <w:t>23</w:t>
            </w:r>
            <w:r w:rsidRPr="00D27661">
              <w:rPr>
                <w:rFonts w:ascii="Humnst777 Lt BT" w:hAnsi="Humnst777 Lt BT"/>
                <w:sz w:val="22"/>
                <w:szCs w:val="22"/>
                <w:vertAlign w:val="superscript"/>
              </w:rPr>
              <w:t>rd</w:t>
            </w:r>
            <w:r>
              <w:rPr>
                <w:rFonts w:ascii="Humnst777 Lt BT" w:hAnsi="Humnst777 Lt BT"/>
                <w:sz w:val="22"/>
                <w:szCs w:val="22"/>
              </w:rPr>
              <w:t xml:space="preserve">  </w:t>
            </w:r>
            <w:r w:rsidR="000E0126">
              <w:rPr>
                <w:rFonts w:ascii="Humnst777 Lt BT" w:hAnsi="Humnst777 Lt BT"/>
                <w:sz w:val="22"/>
                <w:szCs w:val="22"/>
              </w:rPr>
              <w:t xml:space="preserve">September </w:t>
            </w:r>
            <w:r w:rsidR="00646D94">
              <w:rPr>
                <w:rFonts w:ascii="Humnst777 Lt BT" w:hAnsi="Humnst777 Lt BT"/>
                <w:sz w:val="22"/>
                <w:szCs w:val="22"/>
              </w:rPr>
              <w:t>2019</w:t>
            </w:r>
          </w:p>
        </w:tc>
      </w:tr>
      <w:tr w:rsidR="000E0126" w:rsidRPr="00C36D59" w14:paraId="5B6503E7" w14:textId="77777777" w:rsidTr="006D08E1">
        <w:trPr>
          <w:trHeight w:val="236"/>
        </w:trPr>
        <w:tc>
          <w:tcPr>
            <w:tcW w:w="2596" w:type="dxa"/>
            <w:shd w:val="clear" w:color="auto" w:fill="BFBFBF"/>
            <w:vAlign w:val="center"/>
          </w:tcPr>
          <w:p w14:paraId="5B6503E3" w14:textId="77777777" w:rsidR="000E0126" w:rsidRPr="00C36D59" w:rsidRDefault="000E0126" w:rsidP="00F54C49">
            <w:pPr>
              <w:rPr>
                <w:rFonts w:ascii="Humnst777 Lt BT" w:hAnsi="Humnst777 Lt BT"/>
                <w:b/>
              </w:rPr>
            </w:pPr>
            <w:r w:rsidRPr="00C36D59">
              <w:rPr>
                <w:rFonts w:ascii="Humnst777 Lt BT" w:hAnsi="Humnst777 Lt BT"/>
                <w:b/>
              </w:rPr>
              <w:t>Module Level</w:t>
            </w:r>
          </w:p>
        </w:tc>
        <w:tc>
          <w:tcPr>
            <w:tcW w:w="1864" w:type="dxa"/>
            <w:vAlign w:val="center"/>
          </w:tcPr>
          <w:p w14:paraId="5B6503E4" w14:textId="77777777" w:rsidR="000E0126" w:rsidRPr="00C36D59" w:rsidRDefault="000E0126" w:rsidP="00F54C49">
            <w:pPr>
              <w:rPr>
                <w:rFonts w:ascii="Humnst777 Lt BT" w:hAnsi="Humnst777 Lt BT"/>
              </w:rPr>
            </w:pPr>
            <w:r>
              <w:rPr>
                <w:rFonts w:ascii="Humnst777 Lt BT" w:hAnsi="Humnst777 Lt BT"/>
              </w:rPr>
              <w:t>6</w:t>
            </w:r>
          </w:p>
        </w:tc>
        <w:tc>
          <w:tcPr>
            <w:tcW w:w="2061" w:type="dxa"/>
            <w:shd w:val="clear" w:color="auto" w:fill="BFBFBF"/>
            <w:vAlign w:val="center"/>
          </w:tcPr>
          <w:p w14:paraId="5B6503E5" w14:textId="77777777" w:rsidR="000E0126" w:rsidRPr="00C36D59" w:rsidRDefault="000E0126" w:rsidP="00F54C49">
            <w:pPr>
              <w:rPr>
                <w:rFonts w:ascii="Humnst777 Lt BT" w:hAnsi="Humnst777 Lt BT"/>
                <w:b/>
              </w:rPr>
            </w:pPr>
            <w:r w:rsidRPr="00C36D59">
              <w:rPr>
                <w:rFonts w:ascii="Humnst777 Lt BT" w:hAnsi="Humnst777 Lt BT"/>
                <w:b/>
              </w:rPr>
              <w:t>Assessment Type(s)</w:t>
            </w:r>
          </w:p>
        </w:tc>
        <w:tc>
          <w:tcPr>
            <w:tcW w:w="3251" w:type="dxa"/>
            <w:vAlign w:val="center"/>
          </w:tcPr>
          <w:p w14:paraId="5B6503E6" w14:textId="77777777" w:rsidR="000E0126" w:rsidRPr="00C36D59" w:rsidRDefault="000E0126" w:rsidP="00F54C49">
            <w:pPr>
              <w:rPr>
                <w:rFonts w:ascii="Humnst777 Lt BT" w:hAnsi="Humnst777 Lt BT"/>
              </w:rPr>
            </w:pPr>
            <w:r>
              <w:rPr>
                <w:rFonts w:ascii="Humnst777 Lt BT" w:hAnsi="Humnst777 Lt BT"/>
              </w:rPr>
              <w:t>Programming Assignment</w:t>
            </w:r>
          </w:p>
        </w:tc>
      </w:tr>
      <w:tr w:rsidR="000E0126" w:rsidRPr="00C36D59" w14:paraId="5B6503EC" w14:textId="77777777" w:rsidTr="006D08E1">
        <w:trPr>
          <w:trHeight w:val="473"/>
        </w:trPr>
        <w:tc>
          <w:tcPr>
            <w:tcW w:w="2596" w:type="dxa"/>
            <w:shd w:val="clear" w:color="auto" w:fill="BFBFBF"/>
            <w:vAlign w:val="center"/>
          </w:tcPr>
          <w:p w14:paraId="5B6503E8" w14:textId="77777777" w:rsidR="000E0126" w:rsidRPr="00C36D59" w:rsidRDefault="000E0126" w:rsidP="00F54C49">
            <w:pPr>
              <w:rPr>
                <w:rFonts w:ascii="Humnst777 Lt BT" w:hAnsi="Humnst777 Lt BT"/>
                <w:b/>
              </w:rPr>
            </w:pPr>
            <w:r w:rsidRPr="00C36D59">
              <w:rPr>
                <w:rFonts w:ascii="Humnst777 Lt BT" w:hAnsi="Humnst777 Lt BT"/>
                <w:b/>
              </w:rPr>
              <w:t xml:space="preserve">Word </w:t>
            </w:r>
            <w:r>
              <w:rPr>
                <w:rFonts w:ascii="Humnst777 Lt BT" w:hAnsi="Humnst777 Lt BT"/>
                <w:b/>
              </w:rPr>
              <w:t xml:space="preserve">Length </w:t>
            </w:r>
            <w:r w:rsidRPr="00C36D59">
              <w:rPr>
                <w:rFonts w:ascii="Humnst777 Lt BT" w:hAnsi="Humnst777 Lt BT"/>
                <w:b/>
              </w:rPr>
              <w:t>/ Duration</w:t>
            </w:r>
            <w:r>
              <w:rPr>
                <w:rFonts w:ascii="Humnst777 Lt BT" w:hAnsi="Humnst777 Lt BT"/>
                <w:b/>
              </w:rPr>
              <w:t xml:space="preserve"> (equivalent</w:t>
            </w:r>
          </w:p>
        </w:tc>
        <w:tc>
          <w:tcPr>
            <w:tcW w:w="1864" w:type="dxa"/>
            <w:vAlign w:val="center"/>
          </w:tcPr>
          <w:p w14:paraId="5B6503E9" w14:textId="77777777" w:rsidR="000E0126" w:rsidRPr="00C36D59" w:rsidRDefault="000E0126" w:rsidP="00F54C49">
            <w:pPr>
              <w:rPr>
                <w:rFonts w:ascii="Humnst777 Lt BT" w:hAnsi="Humnst777 Lt BT"/>
              </w:rPr>
            </w:pPr>
            <w:r>
              <w:rPr>
                <w:rFonts w:ascii="Humnst777 Lt BT" w:hAnsi="Humnst777 Lt BT"/>
              </w:rPr>
              <w:t>4,000</w:t>
            </w:r>
          </w:p>
        </w:tc>
        <w:tc>
          <w:tcPr>
            <w:tcW w:w="2061" w:type="dxa"/>
            <w:shd w:val="clear" w:color="auto" w:fill="BFBFBF"/>
            <w:vAlign w:val="center"/>
          </w:tcPr>
          <w:p w14:paraId="5B6503EA" w14:textId="77777777" w:rsidR="000E0126" w:rsidRPr="00C36D59" w:rsidRDefault="000E0126" w:rsidP="00F54C49">
            <w:pPr>
              <w:rPr>
                <w:rFonts w:ascii="Humnst777 Lt BT" w:hAnsi="Humnst777 Lt BT"/>
                <w:b/>
              </w:rPr>
            </w:pPr>
            <w:r>
              <w:rPr>
                <w:rFonts w:ascii="Humnst777 Lt BT" w:hAnsi="Humnst777 Lt BT"/>
                <w:b/>
              </w:rPr>
              <w:t>% contribution to module mark</w:t>
            </w:r>
          </w:p>
        </w:tc>
        <w:tc>
          <w:tcPr>
            <w:tcW w:w="3251" w:type="dxa"/>
            <w:vAlign w:val="center"/>
          </w:tcPr>
          <w:p w14:paraId="5B6503EB" w14:textId="77777777" w:rsidR="000E0126" w:rsidRPr="00C36D59" w:rsidRDefault="000E0126" w:rsidP="00F54C49">
            <w:pPr>
              <w:rPr>
                <w:rFonts w:ascii="Humnst777 Lt BT" w:hAnsi="Humnst777 Lt BT"/>
              </w:rPr>
            </w:pPr>
            <w:r>
              <w:rPr>
                <w:rFonts w:ascii="Humnst777 Lt BT" w:hAnsi="Humnst777 Lt BT"/>
              </w:rPr>
              <w:t>100%</w:t>
            </w:r>
          </w:p>
        </w:tc>
      </w:tr>
      <w:tr w:rsidR="000E0126" w:rsidRPr="00C36D59" w14:paraId="5B6503F1" w14:textId="77777777" w:rsidTr="006D08E1">
        <w:trPr>
          <w:trHeight w:val="236"/>
        </w:trPr>
        <w:tc>
          <w:tcPr>
            <w:tcW w:w="2596" w:type="dxa"/>
            <w:shd w:val="clear" w:color="auto" w:fill="BFBFBF"/>
            <w:vAlign w:val="center"/>
          </w:tcPr>
          <w:p w14:paraId="5B6503ED" w14:textId="77777777" w:rsidR="000E0126" w:rsidRPr="00C36D59" w:rsidRDefault="000E0126" w:rsidP="00F54C49">
            <w:pPr>
              <w:rPr>
                <w:rFonts w:ascii="Humnst777 Lt BT" w:hAnsi="Humnst777 Lt BT"/>
                <w:b/>
              </w:rPr>
            </w:pPr>
            <w:r>
              <w:rPr>
                <w:rFonts w:ascii="Humnst777 Lt BT" w:hAnsi="Humnst777 Lt BT"/>
                <w:b/>
              </w:rPr>
              <w:t>Submission Date</w:t>
            </w:r>
          </w:p>
        </w:tc>
        <w:tc>
          <w:tcPr>
            <w:tcW w:w="1864" w:type="dxa"/>
            <w:vAlign w:val="center"/>
          </w:tcPr>
          <w:p w14:paraId="5B6503EE" w14:textId="762EAA1D" w:rsidR="000E0126" w:rsidRPr="001F14F0" w:rsidRDefault="00FC6202" w:rsidP="00F54C49">
            <w:pPr>
              <w:rPr>
                <w:rFonts w:ascii="Humnst777 Lt BT" w:hAnsi="Humnst777 Lt BT"/>
                <w:b/>
              </w:rPr>
            </w:pPr>
            <w:r>
              <w:rPr>
                <w:rFonts w:ascii="Humnst777 Lt BT" w:hAnsi="Humnst777 Lt BT"/>
                <w:b/>
              </w:rPr>
              <w:t>6</w:t>
            </w:r>
            <w:r w:rsidR="000E0126" w:rsidRPr="001F14F0">
              <w:rPr>
                <w:rFonts w:ascii="Humnst777 Lt BT" w:hAnsi="Humnst777 Lt BT"/>
                <w:b/>
              </w:rPr>
              <w:t>/1/</w:t>
            </w:r>
            <w:r w:rsidRPr="001F14F0">
              <w:rPr>
                <w:rFonts w:ascii="Humnst777 Lt BT" w:hAnsi="Humnst777 Lt BT"/>
                <w:b/>
              </w:rPr>
              <w:t>20</w:t>
            </w:r>
            <w:r>
              <w:rPr>
                <w:rFonts w:ascii="Humnst777 Lt BT" w:hAnsi="Humnst777 Lt BT"/>
                <w:b/>
              </w:rPr>
              <w:t>20</w:t>
            </w:r>
            <w:r w:rsidRPr="001F14F0">
              <w:rPr>
                <w:rFonts w:ascii="Humnst777 Lt BT" w:hAnsi="Humnst777 Lt BT"/>
                <w:b/>
              </w:rPr>
              <w:t xml:space="preserve"> </w:t>
            </w:r>
          </w:p>
        </w:tc>
        <w:tc>
          <w:tcPr>
            <w:tcW w:w="2061" w:type="dxa"/>
            <w:shd w:val="clear" w:color="auto" w:fill="BFBFBF"/>
            <w:vAlign w:val="center"/>
          </w:tcPr>
          <w:p w14:paraId="5B6503EF" w14:textId="77777777" w:rsidR="000E0126" w:rsidRDefault="000E0126" w:rsidP="00F54C49">
            <w:pPr>
              <w:rPr>
                <w:rFonts w:ascii="Humnst777 Lt BT" w:hAnsi="Humnst777 Lt BT"/>
                <w:b/>
              </w:rPr>
            </w:pPr>
            <w:r>
              <w:rPr>
                <w:rFonts w:ascii="Humnst777 Lt BT" w:hAnsi="Humnst777 Lt BT"/>
                <w:b/>
              </w:rPr>
              <w:t>Submission Location</w:t>
            </w:r>
          </w:p>
        </w:tc>
        <w:tc>
          <w:tcPr>
            <w:tcW w:w="3251" w:type="dxa"/>
            <w:vAlign w:val="center"/>
          </w:tcPr>
          <w:p w14:paraId="5B6503F0" w14:textId="08E43EEB" w:rsidR="000E0126" w:rsidRDefault="000E0126" w:rsidP="00F54C49">
            <w:pPr>
              <w:rPr>
                <w:rFonts w:ascii="Humnst777 Lt BT" w:hAnsi="Humnst777 Lt BT"/>
              </w:rPr>
            </w:pPr>
            <w:r>
              <w:rPr>
                <w:rFonts w:ascii="Humnst777 Lt BT" w:hAnsi="Humnst777 Lt BT"/>
              </w:rPr>
              <w:t>Blackboard</w:t>
            </w:r>
            <w:r w:rsidR="006D08E1">
              <w:rPr>
                <w:rFonts w:ascii="Humnst777 Lt BT" w:hAnsi="Humnst777 Lt BT"/>
              </w:rPr>
              <w:t xml:space="preserve">/Turnitin </w:t>
            </w:r>
            <w:r>
              <w:rPr>
                <w:rFonts w:ascii="Humnst777 Lt BT" w:hAnsi="Humnst777 Lt BT"/>
              </w:rPr>
              <w:t xml:space="preserve">Assignment </w:t>
            </w:r>
          </w:p>
        </w:tc>
      </w:tr>
      <w:tr w:rsidR="000E0126" w:rsidRPr="00C36D59" w14:paraId="5B6503F6" w14:textId="77777777" w:rsidTr="006D08E1">
        <w:trPr>
          <w:trHeight w:val="236"/>
        </w:trPr>
        <w:tc>
          <w:tcPr>
            <w:tcW w:w="2596" w:type="dxa"/>
            <w:shd w:val="clear" w:color="auto" w:fill="BFBFBF"/>
            <w:vAlign w:val="center"/>
          </w:tcPr>
          <w:p w14:paraId="5B6503F2" w14:textId="77777777" w:rsidR="000E0126" w:rsidRDefault="000E0126" w:rsidP="00F54C49">
            <w:pPr>
              <w:rPr>
                <w:rFonts w:ascii="Humnst777 Lt BT" w:hAnsi="Humnst777 Lt BT"/>
                <w:b/>
              </w:rPr>
            </w:pPr>
            <w:r>
              <w:rPr>
                <w:rFonts w:ascii="Humnst777 Lt BT" w:hAnsi="Humnst777 Lt BT"/>
                <w:b/>
              </w:rPr>
              <w:t>Feedback Date</w:t>
            </w:r>
          </w:p>
        </w:tc>
        <w:tc>
          <w:tcPr>
            <w:tcW w:w="1864" w:type="dxa"/>
            <w:vAlign w:val="center"/>
          </w:tcPr>
          <w:p w14:paraId="5B6503F3" w14:textId="18E7C82F" w:rsidR="000E0126" w:rsidRDefault="00FC6202" w:rsidP="00F54C49">
            <w:pPr>
              <w:rPr>
                <w:rFonts w:ascii="Humnst777 Lt BT" w:hAnsi="Humnst777 Lt BT"/>
              </w:rPr>
            </w:pPr>
            <w:r>
              <w:rPr>
                <w:rFonts w:ascii="Humnst777 Lt BT" w:hAnsi="Humnst777 Lt BT"/>
              </w:rPr>
              <w:t>3</w:t>
            </w:r>
            <w:r w:rsidR="000E0126">
              <w:rPr>
                <w:rFonts w:ascii="Humnst777 Lt BT" w:hAnsi="Humnst777 Lt BT"/>
              </w:rPr>
              <w:t>/2/</w:t>
            </w:r>
            <w:r>
              <w:rPr>
                <w:rFonts w:ascii="Humnst777 Lt BT" w:hAnsi="Humnst777 Lt BT"/>
              </w:rPr>
              <w:t>2020</w:t>
            </w:r>
          </w:p>
        </w:tc>
        <w:tc>
          <w:tcPr>
            <w:tcW w:w="2061" w:type="dxa"/>
            <w:shd w:val="clear" w:color="auto" w:fill="BFBFBF"/>
            <w:vAlign w:val="center"/>
          </w:tcPr>
          <w:p w14:paraId="5B6503F4" w14:textId="77777777" w:rsidR="000E0126" w:rsidRDefault="000E0126" w:rsidP="00F54C49">
            <w:pPr>
              <w:rPr>
                <w:rFonts w:ascii="Humnst777 Lt BT" w:hAnsi="Humnst777 Lt BT"/>
                <w:b/>
              </w:rPr>
            </w:pPr>
          </w:p>
        </w:tc>
        <w:tc>
          <w:tcPr>
            <w:tcW w:w="3251" w:type="dxa"/>
            <w:vAlign w:val="center"/>
          </w:tcPr>
          <w:p w14:paraId="5B6503F5" w14:textId="77777777" w:rsidR="000E0126" w:rsidRDefault="000E0126" w:rsidP="00F54C49">
            <w:pPr>
              <w:rPr>
                <w:rFonts w:ascii="Humnst777 Lt BT" w:hAnsi="Humnst777 Lt BT"/>
              </w:rPr>
            </w:pPr>
          </w:p>
        </w:tc>
      </w:tr>
      <w:tr w:rsidR="006D08E1" w:rsidRPr="00C36D59" w14:paraId="59010D25" w14:textId="77777777" w:rsidTr="006D08E1">
        <w:trPr>
          <w:trHeight w:val="487"/>
        </w:trPr>
        <w:tc>
          <w:tcPr>
            <w:tcW w:w="2596" w:type="dxa"/>
            <w:shd w:val="clear" w:color="auto" w:fill="BFBFBF"/>
            <w:vAlign w:val="center"/>
          </w:tcPr>
          <w:p w14:paraId="5573FCF2" w14:textId="05D89240" w:rsidR="006D08E1" w:rsidRDefault="006D08E1" w:rsidP="00F54C49">
            <w:pPr>
              <w:rPr>
                <w:rFonts w:ascii="Humnst777 Lt BT" w:hAnsi="Humnst777 Lt BT"/>
                <w:b/>
              </w:rPr>
            </w:pPr>
            <w:r>
              <w:rPr>
                <w:rFonts w:ascii="Humnst777 Lt BT" w:hAnsi="Humnst777 Lt BT"/>
                <w:b/>
              </w:rPr>
              <w:t>Module Leader</w:t>
            </w:r>
          </w:p>
        </w:tc>
        <w:tc>
          <w:tcPr>
            <w:tcW w:w="1864" w:type="dxa"/>
            <w:vAlign w:val="center"/>
          </w:tcPr>
          <w:p w14:paraId="5DBBBEBB" w14:textId="69017E9F" w:rsidR="006D08E1" w:rsidRDefault="006D08E1" w:rsidP="00F54C49">
            <w:pPr>
              <w:rPr>
                <w:rFonts w:ascii="Humnst777 Lt BT" w:hAnsi="Humnst777 Lt BT"/>
              </w:rPr>
            </w:pPr>
            <w:r>
              <w:rPr>
                <w:rFonts w:ascii="Humnst777 Lt BT" w:hAnsi="Humnst777 Lt BT"/>
              </w:rPr>
              <w:t>Muna Al-Jepoori</w:t>
            </w:r>
          </w:p>
        </w:tc>
        <w:tc>
          <w:tcPr>
            <w:tcW w:w="2061" w:type="dxa"/>
            <w:shd w:val="clear" w:color="auto" w:fill="BFBFBF"/>
            <w:vAlign w:val="center"/>
          </w:tcPr>
          <w:p w14:paraId="0690FE94" w14:textId="32182935" w:rsidR="006D08E1" w:rsidRDefault="006D08E1" w:rsidP="00F54C49">
            <w:pPr>
              <w:rPr>
                <w:rFonts w:ascii="Humnst777 Lt BT" w:hAnsi="Humnst777 Lt BT"/>
                <w:b/>
              </w:rPr>
            </w:pPr>
            <w:r>
              <w:rPr>
                <w:rFonts w:ascii="Humnst777 Lt BT" w:hAnsi="Humnst777 Lt BT"/>
                <w:b/>
              </w:rPr>
              <w:t>email</w:t>
            </w:r>
          </w:p>
        </w:tc>
        <w:tc>
          <w:tcPr>
            <w:tcW w:w="3251" w:type="dxa"/>
            <w:vAlign w:val="center"/>
          </w:tcPr>
          <w:p w14:paraId="038323CC" w14:textId="0A25FF53" w:rsidR="006D08E1" w:rsidRDefault="006D08E1" w:rsidP="00F54C49">
            <w:pPr>
              <w:rPr>
                <w:rFonts w:ascii="Humnst777 Lt BT" w:hAnsi="Humnst777 Lt BT"/>
              </w:rPr>
            </w:pPr>
            <w:r>
              <w:rPr>
                <w:rFonts w:ascii="Humnst777 Lt BT" w:hAnsi="Humnst777 Lt BT"/>
              </w:rPr>
              <w:t>Muna.al-jepoori@canterbury.ac.uk</w:t>
            </w:r>
          </w:p>
        </w:tc>
      </w:tr>
      <w:tr w:rsidR="006D08E1" w:rsidRPr="00C36D59" w14:paraId="5F443EFB" w14:textId="77777777" w:rsidTr="006D08E1">
        <w:trPr>
          <w:trHeight w:val="473"/>
        </w:trPr>
        <w:tc>
          <w:tcPr>
            <w:tcW w:w="2596" w:type="dxa"/>
            <w:shd w:val="clear" w:color="auto" w:fill="BFBFBF"/>
            <w:vAlign w:val="center"/>
          </w:tcPr>
          <w:p w14:paraId="40FFB632" w14:textId="463353E0" w:rsidR="006D08E1" w:rsidRDefault="006D08E1" w:rsidP="00F54C49">
            <w:pPr>
              <w:rPr>
                <w:rFonts w:ascii="Humnst777 Lt BT" w:hAnsi="Humnst777 Lt BT"/>
                <w:b/>
              </w:rPr>
            </w:pPr>
            <w:r>
              <w:rPr>
                <w:rFonts w:ascii="Humnst777 Lt BT" w:hAnsi="Humnst777 Lt BT"/>
                <w:b/>
              </w:rPr>
              <w:t>Module moderator and Second Marker</w:t>
            </w:r>
          </w:p>
        </w:tc>
        <w:tc>
          <w:tcPr>
            <w:tcW w:w="1864" w:type="dxa"/>
            <w:vAlign w:val="center"/>
          </w:tcPr>
          <w:p w14:paraId="2CFD7508" w14:textId="0E467690" w:rsidR="006D08E1" w:rsidRDefault="006D08E1" w:rsidP="00F54C49">
            <w:pPr>
              <w:rPr>
                <w:rFonts w:ascii="Humnst777 Lt BT" w:hAnsi="Humnst777 Lt BT"/>
              </w:rPr>
            </w:pPr>
            <w:r w:rsidRPr="006D08E1">
              <w:rPr>
                <w:rFonts w:ascii="Humnst777 Lt BT" w:hAnsi="Humnst777 Lt BT"/>
              </w:rPr>
              <w:t>Richard</w:t>
            </w:r>
            <w:r w:rsidR="00071715">
              <w:rPr>
                <w:rFonts w:ascii="Humnst777 Lt BT" w:hAnsi="Humnst777 Lt BT"/>
              </w:rPr>
              <w:t xml:space="preserve"> </w:t>
            </w:r>
            <w:r w:rsidR="00071715" w:rsidRPr="006D08E1">
              <w:rPr>
                <w:rFonts w:ascii="Humnst777 Lt BT" w:hAnsi="Humnst777 Lt BT"/>
              </w:rPr>
              <w:t>Henson</w:t>
            </w:r>
          </w:p>
        </w:tc>
        <w:tc>
          <w:tcPr>
            <w:tcW w:w="2061" w:type="dxa"/>
            <w:shd w:val="clear" w:color="auto" w:fill="BFBFBF"/>
            <w:vAlign w:val="center"/>
          </w:tcPr>
          <w:p w14:paraId="127F77B8" w14:textId="77777777" w:rsidR="006D08E1" w:rsidRDefault="006D08E1" w:rsidP="00F54C49">
            <w:pPr>
              <w:rPr>
                <w:rFonts w:ascii="Humnst777 Lt BT" w:hAnsi="Humnst777 Lt BT"/>
                <w:b/>
              </w:rPr>
            </w:pPr>
          </w:p>
        </w:tc>
        <w:tc>
          <w:tcPr>
            <w:tcW w:w="3251" w:type="dxa"/>
            <w:vAlign w:val="center"/>
          </w:tcPr>
          <w:p w14:paraId="3F209015" w14:textId="34570193" w:rsidR="006D08E1" w:rsidRDefault="006D08E1" w:rsidP="00F54C49">
            <w:pPr>
              <w:rPr>
                <w:rFonts w:ascii="Humnst777 Lt BT" w:hAnsi="Humnst777 Lt BT"/>
              </w:rPr>
            </w:pPr>
            <w:r>
              <w:rPr>
                <w:rFonts w:ascii="Humnst777 Lt BT" w:hAnsi="Humnst777 Lt BT"/>
              </w:rPr>
              <w:t>R</w:t>
            </w:r>
            <w:r w:rsidRPr="006D08E1">
              <w:rPr>
                <w:rFonts w:ascii="Humnst777 Lt BT" w:hAnsi="Humnst777 Lt BT"/>
              </w:rPr>
              <w:t>ichard.henson@canterbury.ac.uk</w:t>
            </w:r>
          </w:p>
        </w:tc>
      </w:tr>
    </w:tbl>
    <w:p w14:paraId="5B6503F7" w14:textId="77777777" w:rsidR="000E0126" w:rsidRDefault="000E0126" w:rsidP="000E0126">
      <w:pPr>
        <w:rPr>
          <w:lang w:eastAsia="en-GB"/>
        </w:rPr>
      </w:pPr>
    </w:p>
    <w:p w14:paraId="5B6503F8" w14:textId="77777777" w:rsidR="000E0126" w:rsidRDefault="000E0126" w:rsidP="000E0126">
      <w:pPr>
        <w:rPr>
          <w:lang w:eastAsia="en-GB"/>
        </w:rPr>
      </w:pPr>
    </w:p>
    <w:p w14:paraId="5B6503F9" w14:textId="77777777" w:rsidR="000E0126" w:rsidRDefault="000E0126" w:rsidP="000E0126">
      <w:pPr>
        <w:ind w:right="899"/>
        <w:rPr>
          <w:sz w:val="22"/>
        </w:rPr>
      </w:pPr>
    </w:p>
    <w:p w14:paraId="5B6503FA" w14:textId="77777777" w:rsidR="000E0126" w:rsidRDefault="000E0126" w:rsidP="000E0126">
      <w:pPr>
        <w:pStyle w:val="BodyText"/>
        <w:pBdr>
          <w:bottom w:val="none" w:sz="0" w:space="0" w:color="auto"/>
        </w:pBdr>
        <w:spacing w:after="120"/>
        <w:ind w:right="899"/>
        <w:rPr>
          <w:rFonts w:ascii="Humnst777 BT" w:hAnsi="Humnst777 BT"/>
          <w:sz w:val="22"/>
        </w:rPr>
      </w:pPr>
      <w:r w:rsidRPr="00CC5394">
        <w:rPr>
          <w:rFonts w:ascii="Humnst777 BT" w:hAnsi="Humnst777 BT"/>
          <w:sz w:val="22"/>
        </w:rPr>
        <w:t xml:space="preserve">General </w:t>
      </w:r>
      <w:r w:rsidRPr="00CC5394">
        <w:rPr>
          <w:rFonts w:ascii="Humnst777 BT" w:hAnsi="Humnst777 BT"/>
          <w:sz w:val="22"/>
          <w:szCs w:val="22"/>
        </w:rPr>
        <w:t>advice</w:t>
      </w:r>
      <w:r w:rsidRPr="00CC5394">
        <w:rPr>
          <w:rFonts w:ascii="Humnst777 BT" w:hAnsi="Humnst777 BT"/>
          <w:sz w:val="22"/>
        </w:rPr>
        <w:t>:</w:t>
      </w:r>
    </w:p>
    <w:p w14:paraId="5B6503FB" w14:textId="77777777" w:rsidR="000E0126" w:rsidRDefault="000E0126" w:rsidP="000E0126">
      <w:pPr>
        <w:numPr>
          <w:ilvl w:val="0"/>
          <w:numId w:val="35"/>
        </w:numPr>
        <w:overflowPunct/>
        <w:autoSpaceDE/>
        <w:autoSpaceDN/>
        <w:adjustRightInd/>
        <w:ind w:right="899"/>
        <w:textAlignment w:val="auto"/>
        <w:rPr>
          <w:sz w:val="22"/>
        </w:rPr>
      </w:pPr>
      <w:r>
        <w:rPr>
          <w:sz w:val="22"/>
        </w:rPr>
        <w:t xml:space="preserve">You are required to back up your work regularly onto your N: drive and on removable storage devices  </w:t>
      </w:r>
    </w:p>
    <w:p w14:paraId="5B6503FC" w14:textId="77777777" w:rsidR="000E0126" w:rsidRDefault="000E0126" w:rsidP="000E0126">
      <w:pPr>
        <w:numPr>
          <w:ilvl w:val="0"/>
          <w:numId w:val="35"/>
        </w:numPr>
        <w:overflowPunct/>
        <w:autoSpaceDE/>
        <w:autoSpaceDN/>
        <w:adjustRightInd/>
        <w:ind w:right="899"/>
        <w:textAlignment w:val="auto"/>
        <w:rPr>
          <w:sz w:val="22"/>
        </w:rPr>
      </w:pPr>
      <w:r>
        <w:rPr>
          <w:sz w:val="22"/>
        </w:rPr>
        <w:t xml:space="preserve">Always check the date-stamp on your files before submission, and submit the correct versions  </w:t>
      </w:r>
    </w:p>
    <w:p w14:paraId="5B6503FD" w14:textId="77777777" w:rsidR="000E0126" w:rsidRDefault="000E0126" w:rsidP="000E0126">
      <w:pPr>
        <w:numPr>
          <w:ilvl w:val="0"/>
          <w:numId w:val="35"/>
        </w:numPr>
        <w:overflowPunct/>
        <w:autoSpaceDE/>
        <w:autoSpaceDN/>
        <w:adjustRightInd/>
        <w:ind w:right="899"/>
        <w:textAlignment w:val="auto"/>
        <w:rPr>
          <w:sz w:val="22"/>
        </w:rPr>
      </w:pPr>
      <w:r>
        <w:rPr>
          <w:sz w:val="22"/>
        </w:rPr>
        <w:t xml:space="preserve">You </w:t>
      </w:r>
      <w:r>
        <w:rPr>
          <w:b/>
          <w:sz w:val="22"/>
        </w:rPr>
        <w:t>must</w:t>
      </w:r>
      <w:r>
        <w:rPr>
          <w:sz w:val="22"/>
        </w:rPr>
        <w:t xml:space="preserve"> submit your work using the software versions currently on the University’s network. </w:t>
      </w:r>
    </w:p>
    <w:p w14:paraId="5B6503FE" w14:textId="77777777" w:rsidR="000E0126" w:rsidRDefault="000E0126" w:rsidP="001F14F0">
      <w:pPr>
        <w:overflowPunct/>
        <w:autoSpaceDE/>
        <w:autoSpaceDN/>
        <w:adjustRightInd/>
        <w:ind w:left="360" w:right="899"/>
        <w:textAlignment w:val="auto"/>
        <w:rPr>
          <w:sz w:val="22"/>
        </w:rPr>
      </w:pPr>
    </w:p>
    <w:p w14:paraId="5B6503FF" w14:textId="77777777" w:rsidR="000E0126" w:rsidRDefault="000E0126" w:rsidP="001F14F0">
      <w:pPr>
        <w:rPr>
          <w:color w:val="0070C0"/>
          <w:sz w:val="22"/>
        </w:rPr>
      </w:pPr>
      <w:r w:rsidRPr="00C04464">
        <w:rPr>
          <w:sz w:val="36"/>
        </w:rPr>
        <w:t xml:space="preserve">The program must be developed in </w:t>
      </w:r>
      <w:r>
        <w:rPr>
          <w:sz w:val="36"/>
        </w:rPr>
        <w:t>Java as described below</w:t>
      </w:r>
    </w:p>
    <w:p w14:paraId="5B650400" w14:textId="77777777" w:rsidR="007F67FE" w:rsidRDefault="007F67FE" w:rsidP="001F14F0">
      <w:pPr>
        <w:pStyle w:val="ListParagraph"/>
        <w:numPr>
          <w:ilvl w:val="0"/>
          <w:numId w:val="37"/>
        </w:numPr>
        <w:rPr>
          <w:color w:val="0070C0"/>
          <w:sz w:val="22"/>
        </w:rPr>
      </w:pPr>
      <w:r w:rsidRPr="001F14F0">
        <w:rPr>
          <w:color w:val="0070C0"/>
          <w:sz w:val="22"/>
        </w:rPr>
        <w:t>You should not use any packages o</w:t>
      </w:r>
      <w:r w:rsidR="000A491E" w:rsidRPr="001F14F0">
        <w:rPr>
          <w:color w:val="0070C0"/>
          <w:sz w:val="22"/>
        </w:rPr>
        <w:t xml:space="preserve">r </w:t>
      </w:r>
      <w:r w:rsidRPr="001F14F0">
        <w:rPr>
          <w:color w:val="0070C0"/>
          <w:sz w:val="22"/>
        </w:rPr>
        <w:t>software tools to automatically generate code. Only Eclipse should be used.</w:t>
      </w:r>
    </w:p>
    <w:p w14:paraId="5B650401" w14:textId="77777777" w:rsidR="00C26C04" w:rsidRDefault="00C26C04" w:rsidP="001F14F0">
      <w:pPr>
        <w:rPr>
          <w:b/>
          <w:sz w:val="36"/>
        </w:rPr>
      </w:pPr>
    </w:p>
    <w:p w14:paraId="5B650402" w14:textId="77777777" w:rsidR="00C26C04" w:rsidRPr="00C26C04" w:rsidRDefault="00C26C04" w:rsidP="001F14F0">
      <w:pPr>
        <w:rPr>
          <w:color w:val="0070C0"/>
          <w:sz w:val="22"/>
        </w:rPr>
      </w:pPr>
      <w:r>
        <w:rPr>
          <w:b/>
          <w:sz w:val="36"/>
        </w:rPr>
        <w:t xml:space="preserve">You should carefully read the Submission instructions </w:t>
      </w:r>
      <w:r w:rsidR="003258BA">
        <w:rPr>
          <w:b/>
          <w:sz w:val="36"/>
        </w:rPr>
        <w:t xml:space="preserve">later in this document </w:t>
      </w:r>
      <w:r>
        <w:rPr>
          <w:b/>
          <w:sz w:val="36"/>
        </w:rPr>
        <w:t xml:space="preserve">before you submit any work. </w:t>
      </w:r>
    </w:p>
    <w:p w14:paraId="5B650403" w14:textId="77777777" w:rsidR="00C26C04" w:rsidRPr="001F14F0" w:rsidRDefault="00C26C04" w:rsidP="001F14F0">
      <w:pPr>
        <w:rPr>
          <w:color w:val="0070C0"/>
          <w:sz w:val="22"/>
        </w:rPr>
      </w:pPr>
    </w:p>
    <w:p w14:paraId="5B650404" w14:textId="77777777" w:rsidR="00817C7A" w:rsidRPr="008E082D" w:rsidRDefault="00817C7A" w:rsidP="00AA4198">
      <w:pPr>
        <w:ind w:left="2160"/>
        <w:jc w:val="both"/>
        <w:rPr>
          <w:sz w:val="22"/>
          <w:szCs w:val="22"/>
        </w:rPr>
      </w:pPr>
    </w:p>
    <w:p w14:paraId="5B650405" w14:textId="77777777" w:rsidR="000E0126" w:rsidRDefault="000E0126" w:rsidP="00817C7A">
      <w:pPr>
        <w:pStyle w:val="Heading1"/>
        <w:tabs>
          <w:tab w:val="num" w:pos="432"/>
        </w:tabs>
        <w:spacing w:after="60"/>
        <w:ind w:left="431" w:hanging="431"/>
        <w:rPr>
          <w:color w:val="8DB3E2" w:themeColor="text2" w:themeTint="66"/>
        </w:rPr>
      </w:pPr>
    </w:p>
    <w:p w14:paraId="5B650406" w14:textId="77777777" w:rsidR="000E0126" w:rsidRDefault="000E0126">
      <w:pPr>
        <w:overflowPunct/>
        <w:autoSpaceDE/>
        <w:autoSpaceDN/>
        <w:adjustRightInd/>
        <w:textAlignment w:val="auto"/>
        <w:rPr>
          <w:b/>
          <w:color w:val="8DB3E2" w:themeColor="text2" w:themeTint="66"/>
          <w:sz w:val="24"/>
        </w:rPr>
      </w:pPr>
      <w:r>
        <w:rPr>
          <w:color w:val="8DB3E2" w:themeColor="text2" w:themeTint="66"/>
        </w:rPr>
        <w:br w:type="page"/>
      </w:r>
    </w:p>
    <w:p w14:paraId="5B650407" w14:textId="77777777" w:rsidR="00817C7A" w:rsidRPr="00632351" w:rsidRDefault="00817C7A" w:rsidP="001F14F0">
      <w:pPr>
        <w:pStyle w:val="Heading1"/>
      </w:pPr>
      <w:r w:rsidRPr="00817C7A">
        <w:lastRenderedPageBreak/>
        <w:t xml:space="preserve">Learning </w:t>
      </w:r>
      <w:r w:rsidRPr="001F14F0">
        <w:t>Outcomes</w:t>
      </w:r>
      <w:r w:rsidR="002E7327">
        <w:t xml:space="preserve"> (LOs)</w:t>
      </w:r>
    </w:p>
    <w:p w14:paraId="5B650408" w14:textId="77777777" w:rsidR="008244BE" w:rsidRPr="008244BE" w:rsidRDefault="008244BE" w:rsidP="008244BE">
      <w:pPr>
        <w:jc w:val="both"/>
        <w:rPr>
          <w:rFonts w:cs="Arial"/>
          <w:sz w:val="22"/>
          <w:szCs w:val="22"/>
        </w:rPr>
      </w:pPr>
      <w:r w:rsidRPr="008244BE">
        <w:rPr>
          <w:rFonts w:cs="Arial"/>
          <w:sz w:val="22"/>
          <w:szCs w:val="22"/>
        </w:rPr>
        <w:t xml:space="preserve">By the end of this module students should be able to: </w:t>
      </w:r>
    </w:p>
    <w:p w14:paraId="5B650409" w14:textId="77777777" w:rsidR="008244BE" w:rsidRPr="008244BE" w:rsidRDefault="008244BE" w:rsidP="008244BE">
      <w:pPr>
        <w:pStyle w:val="ListParagraph"/>
        <w:numPr>
          <w:ilvl w:val="0"/>
          <w:numId w:val="18"/>
        </w:numPr>
        <w:jc w:val="both"/>
        <w:rPr>
          <w:rFonts w:cs="Arial"/>
          <w:sz w:val="22"/>
          <w:szCs w:val="22"/>
        </w:rPr>
      </w:pPr>
      <w:r w:rsidRPr="008244BE">
        <w:rPr>
          <w:rFonts w:cs="Arial"/>
          <w:sz w:val="22"/>
          <w:szCs w:val="22"/>
        </w:rPr>
        <w:t xml:space="preserve">Demonstrate a deep working knowledge and understanding of the software design process using MVC and design patterns; </w:t>
      </w:r>
    </w:p>
    <w:p w14:paraId="5B65040A" w14:textId="77777777" w:rsidR="008244BE" w:rsidRPr="008244BE" w:rsidRDefault="008244BE" w:rsidP="008244BE">
      <w:pPr>
        <w:pStyle w:val="ListParagraph"/>
        <w:numPr>
          <w:ilvl w:val="0"/>
          <w:numId w:val="18"/>
        </w:numPr>
        <w:jc w:val="both"/>
        <w:rPr>
          <w:rFonts w:cs="Arial"/>
          <w:sz w:val="22"/>
          <w:szCs w:val="22"/>
        </w:rPr>
      </w:pPr>
      <w:r w:rsidRPr="008244BE">
        <w:rPr>
          <w:rFonts w:cs="Arial"/>
          <w:sz w:val="22"/>
          <w:szCs w:val="22"/>
        </w:rPr>
        <w:t xml:space="preserve">Develop and demonstrate a critical understanding of advanced software programming features available in popular object-oriented programming languages such as Java and C# and how they are used in implementing software; </w:t>
      </w:r>
    </w:p>
    <w:p w14:paraId="5B65040B" w14:textId="77777777" w:rsidR="008244BE" w:rsidRPr="008244BE" w:rsidRDefault="008244BE" w:rsidP="008244BE">
      <w:pPr>
        <w:pStyle w:val="ListParagraph"/>
        <w:numPr>
          <w:ilvl w:val="0"/>
          <w:numId w:val="18"/>
        </w:numPr>
        <w:jc w:val="both"/>
        <w:rPr>
          <w:rFonts w:cs="Arial"/>
          <w:sz w:val="22"/>
          <w:szCs w:val="22"/>
        </w:rPr>
      </w:pPr>
      <w:r w:rsidRPr="008244BE">
        <w:rPr>
          <w:rFonts w:cs="Arial"/>
          <w:sz w:val="22"/>
          <w:szCs w:val="22"/>
        </w:rPr>
        <w:t xml:space="preserve">Design and implement a software solution applying advanced OOP features ensuring that the programs employ efficient execution based on sound algorithmic design; </w:t>
      </w:r>
    </w:p>
    <w:p w14:paraId="5B65040C" w14:textId="77777777" w:rsidR="008244BE" w:rsidRPr="008244BE" w:rsidRDefault="008244BE" w:rsidP="008244BE">
      <w:pPr>
        <w:pStyle w:val="ListParagraph"/>
        <w:numPr>
          <w:ilvl w:val="0"/>
          <w:numId w:val="18"/>
        </w:numPr>
        <w:jc w:val="both"/>
        <w:rPr>
          <w:rFonts w:ascii="Humnst777 Lt BT" w:hAnsi="Humnst777 Lt BT"/>
          <w:sz w:val="22"/>
        </w:rPr>
      </w:pPr>
      <w:r w:rsidRPr="008244BE">
        <w:rPr>
          <w:rFonts w:cs="Arial"/>
          <w:sz w:val="22"/>
          <w:szCs w:val="22"/>
        </w:rPr>
        <w:t xml:space="preserve">Demonstrate an appreciation of the need for design documentation and software testing. </w:t>
      </w:r>
      <w:r w:rsidR="00817C7A" w:rsidRPr="008244BE">
        <w:rPr>
          <w:rFonts w:cs="Arial"/>
          <w:sz w:val="22"/>
          <w:szCs w:val="22"/>
        </w:rPr>
        <w:t xml:space="preserve"> </w:t>
      </w:r>
    </w:p>
    <w:p w14:paraId="5B65040D" w14:textId="77777777" w:rsidR="00817C7A" w:rsidRPr="008244BE" w:rsidRDefault="00817C7A" w:rsidP="008244BE">
      <w:pPr>
        <w:ind w:left="360"/>
        <w:jc w:val="both"/>
        <w:rPr>
          <w:rFonts w:ascii="Humnst777 Lt BT" w:hAnsi="Humnst777 Lt BT"/>
          <w:sz w:val="22"/>
        </w:rPr>
      </w:pPr>
      <w:r w:rsidRPr="008244BE">
        <w:rPr>
          <w:rFonts w:cs="Arial"/>
          <w:sz w:val="22"/>
          <w:szCs w:val="22"/>
        </w:rPr>
        <w:t xml:space="preserve">LOs </w:t>
      </w:r>
      <w:r w:rsidR="00ED3277">
        <w:rPr>
          <w:rFonts w:cs="Arial"/>
          <w:sz w:val="22"/>
          <w:szCs w:val="22"/>
        </w:rPr>
        <w:t>t</w:t>
      </w:r>
      <w:r w:rsidR="00ED3277" w:rsidRPr="008244BE">
        <w:rPr>
          <w:rFonts w:cs="Arial"/>
          <w:sz w:val="22"/>
          <w:szCs w:val="22"/>
        </w:rPr>
        <w:t xml:space="preserve">ested </w:t>
      </w:r>
      <w:r w:rsidRPr="008244BE">
        <w:rPr>
          <w:rFonts w:cs="Arial"/>
          <w:sz w:val="22"/>
          <w:szCs w:val="22"/>
        </w:rPr>
        <w:t xml:space="preserve">by this </w:t>
      </w:r>
      <w:r w:rsidR="00ED3277">
        <w:rPr>
          <w:rFonts w:cs="Arial"/>
          <w:sz w:val="22"/>
          <w:szCs w:val="22"/>
        </w:rPr>
        <w:t>a</w:t>
      </w:r>
      <w:r w:rsidR="00ED3277" w:rsidRPr="008244BE">
        <w:rPr>
          <w:rFonts w:cs="Arial"/>
          <w:sz w:val="22"/>
          <w:szCs w:val="22"/>
        </w:rPr>
        <w:t xml:space="preserve">ssignment </w:t>
      </w:r>
      <w:r w:rsidRPr="008244BE">
        <w:rPr>
          <w:rFonts w:cs="Arial"/>
          <w:sz w:val="22"/>
          <w:szCs w:val="22"/>
        </w:rPr>
        <w:t xml:space="preserve">are: </w:t>
      </w:r>
      <w:r w:rsidRPr="008244BE">
        <w:rPr>
          <w:rFonts w:ascii="Humnst777 Lt BT" w:hAnsi="Humnst777 Lt BT"/>
          <w:sz w:val="22"/>
        </w:rPr>
        <w:t>LO1, LO</w:t>
      </w:r>
      <w:r w:rsidR="00512574" w:rsidRPr="008244BE">
        <w:rPr>
          <w:rFonts w:ascii="Humnst777 Lt BT" w:hAnsi="Humnst777 Lt BT"/>
          <w:sz w:val="22"/>
        </w:rPr>
        <w:t>2,</w:t>
      </w:r>
      <w:r w:rsidR="008244BE">
        <w:rPr>
          <w:rFonts w:ascii="Humnst777 Lt BT" w:hAnsi="Humnst777 Lt BT"/>
          <w:sz w:val="22"/>
        </w:rPr>
        <w:t xml:space="preserve"> LO3 </w:t>
      </w:r>
      <w:r w:rsidRPr="008244BE">
        <w:rPr>
          <w:rFonts w:ascii="Humnst777 Lt BT" w:hAnsi="Humnst777 Lt BT"/>
          <w:sz w:val="22"/>
        </w:rPr>
        <w:t>and LO</w:t>
      </w:r>
      <w:r w:rsidR="008244BE">
        <w:rPr>
          <w:rFonts w:ascii="Humnst777 Lt BT" w:hAnsi="Humnst777 Lt BT"/>
          <w:sz w:val="22"/>
        </w:rPr>
        <w:t>4</w:t>
      </w:r>
      <w:r w:rsidRPr="008244BE">
        <w:rPr>
          <w:rFonts w:ascii="Humnst777 Lt BT" w:hAnsi="Humnst777 Lt BT"/>
          <w:sz w:val="22"/>
        </w:rPr>
        <w:t xml:space="preserve"> </w:t>
      </w:r>
    </w:p>
    <w:p w14:paraId="5B65040E" w14:textId="77777777" w:rsidR="000E0126" w:rsidRDefault="000E0126" w:rsidP="0064286C">
      <w:pPr>
        <w:tabs>
          <w:tab w:val="left" w:pos="2520"/>
        </w:tabs>
        <w:rPr>
          <w:b/>
          <w:sz w:val="28"/>
          <w:u w:val="single"/>
        </w:rPr>
      </w:pPr>
    </w:p>
    <w:p w14:paraId="5B65040F" w14:textId="77777777" w:rsidR="00D90216" w:rsidRPr="00F55302" w:rsidRDefault="00D90216" w:rsidP="001F14F0">
      <w:pPr>
        <w:pStyle w:val="Heading1"/>
      </w:pPr>
      <w:r w:rsidRPr="00F55302">
        <w:t>Introduction</w:t>
      </w:r>
    </w:p>
    <w:p w14:paraId="5B650410" w14:textId="77777777" w:rsidR="00D90216" w:rsidRPr="00547177" w:rsidRDefault="00D90216" w:rsidP="00B66483">
      <w:pPr>
        <w:tabs>
          <w:tab w:val="left" w:pos="2520"/>
        </w:tabs>
        <w:rPr>
          <w:rFonts w:ascii="Verdana" w:hAnsi="Verdana"/>
          <w:sz w:val="24"/>
        </w:rPr>
      </w:pPr>
    </w:p>
    <w:p w14:paraId="5B650411" w14:textId="7F6B905F" w:rsidR="00F373FC" w:rsidRPr="0029358D" w:rsidRDefault="00B75C5C" w:rsidP="008614DF">
      <w:pPr>
        <w:tabs>
          <w:tab w:val="left" w:pos="2520"/>
        </w:tabs>
        <w:jc w:val="both"/>
        <w:rPr>
          <w:sz w:val="22"/>
          <w:szCs w:val="22"/>
        </w:rPr>
      </w:pPr>
      <w:r w:rsidRPr="0029358D">
        <w:rPr>
          <w:sz w:val="22"/>
          <w:szCs w:val="22"/>
        </w:rPr>
        <w:t xml:space="preserve">Your task is </w:t>
      </w:r>
      <w:r w:rsidR="00D84218">
        <w:rPr>
          <w:sz w:val="22"/>
          <w:szCs w:val="22"/>
        </w:rPr>
        <w:t xml:space="preserve">to simulate the </w:t>
      </w:r>
      <w:r w:rsidR="00D84218" w:rsidRPr="00D84218">
        <w:rPr>
          <w:sz w:val="22"/>
          <w:szCs w:val="22"/>
        </w:rPr>
        <w:t>operation of a Lift</w:t>
      </w:r>
      <w:r w:rsidR="00D84218">
        <w:rPr>
          <w:sz w:val="22"/>
          <w:szCs w:val="22"/>
        </w:rPr>
        <w:t xml:space="preserve"> using Java</w:t>
      </w:r>
      <w:r w:rsidR="00A5628D" w:rsidRPr="0029358D">
        <w:rPr>
          <w:sz w:val="22"/>
          <w:szCs w:val="22"/>
        </w:rPr>
        <w:t>.  You are</w:t>
      </w:r>
      <w:r w:rsidR="00F373FC" w:rsidRPr="0029358D">
        <w:rPr>
          <w:sz w:val="22"/>
          <w:szCs w:val="22"/>
        </w:rPr>
        <w:t xml:space="preserve"> ex</w:t>
      </w:r>
      <w:r w:rsidR="00A5628D" w:rsidRPr="0029358D">
        <w:rPr>
          <w:sz w:val="22"/>
          <w:szCs w:val="22"/>
        </w:rPr>
        <w:t xml:space="preserve">pected to </w:t>
      </w:r>
      <w:r w:rsidR="00D84218">
        <w:rPr>
          <w:sz w:val="22"/>
          <w:szCs w:val="22"/>
        </w:rPr>
        <w:t xml:space="preserve">follow the </w:t>
      </w:r>
      <w:r w:rsidR="00D84218" w:rsidRPr="00D84218">
        <w:rPr>
          <w:sz w:val="22"/>
          <w:szCs w:val="22"/>
        </w:rPr>
        <w:t xml:space="preserve">software design process using </w:t>
      </w:r>
      <w:r w:rsidR="00D84218">
        <w:rPr>
          <w:sz w:val="22"/>
          <w:szCs w:val="22"/>
        </w:rPr>
        <w:t>design patterns and advanced features in java such as multithreading, GUI</w:t>
      </w:r>
      <w:r w:rsidR="00173C0A">
        <w:rPr>
          <w:sz w:val="22"/>
          <w:szCs w:val="22"/>
        </w:rPr>
        <w:t xml:space="preserve"> components, and events generation and handling. You are required to use </w:t>
      </w:r>
      <w:r w:rsidR="4720131E">
        <w:rPr>
          <w:sz w:val="22"/>
          <w:szCs w:val="22"/>
        </w:rPr>
        <w:t xml:space="preserve">the </w:t>
      </w:r>
      <w:r w:rsidR="00173C0A">
        <w:rPr>
          <w:sz w:val="22"/>
          <w:szCs w:val="22"/>
        </w:rPr>
        <w:t xml:space="preserve">MVC architectural pattern including </w:t>
      </w:r>
      <w:r w:rsidR="008E5346">
        <w:rPr>
          <w:sz w:val="22"/>
          <w:szCs w:val="22"/>
        </w:rPr>
        <w:t xml:space="preserve">at least </w:t>
      </w:r>
      <w:r w:rsidR="00173C0A">
        <w:rPr>
          <w:sz w:val="22"/>
          <w:szCs w:val="22"/>
        </w:rPr>
        <w:t xml:space="preserve">Observer, Strategy, and </w:t>
      </w:r>
      <w:r w:rsidR="4720131E" w:rsidRPr="00D8347A">
        <w:rPr>
          <w:sz w:val="22"/>
          <w:szCs w:val="22"/>
          <w:highlight w:val="yellow"/>
          <w:rPrChange w:id="0" w:author="Shadbolt, Oliver (o.shadbolt101@canterbury.ac.uk)" w:date="2020-01-08T17:35:00Z">
            <w:rPr>
              <w:sz w:val="22"/>
              <w:szCs w:val="22"/>
            </w:rPr>
          </w:rPrChange>
        </w:rPr>
        <w:t>C</w:t>
      </w:r>
      <w:r w:rsidR="00173C0A" w:rsidRPr="00D8347A">
        <w:rPr>
          <w:sz w:val="22"/>
          <w:szCs w:val="22"/>
          <w:highlight w:val="yellow"/>
          <w:rPrChange w:id="1" w:author="Shadbolt, Oliver (o.shadbolt101@canterbury.ac.uk)" w:date="2020-01-08T17:35:00Z">
            <w:rPr>
              <w:sz w:val="22"/>
              <w:szCs w:val="22"/>
            </w:rPr>
          </w:rPrChange>
        </w:rPr>
        <w:t>omposite</w:t>
      </w:r>
      <w:r w:rsidR="00173C0A">
        <w:rPr>
          <w:sz w:val="22"/>
          <w:szCs w:val="22"/>
        </w:rPr>
        <w:t xml:space="preserve"> pattern</w:t>
      </w:r>
      <w:r w:rsidR="00FE2BFC">
        <w:rPr>
          <w:sz w:val="22"/>
          <w:szCs w:val="22"/>
        </w:rPr>
        <w:t>s</w:t>
      </w:r>
      <w:r w:rsidR="00173C0A">
        <w:rPr>
          <w:sz w:val="22"/>
          <w:szCs w:val="22"/>
        </w:rPr>
        <w:t xml:space="preserve">. </w:t>
      </w:r>
    </w:p>
    <w:p w14:paraId="5B650412" w14:textId="77777777" w:rsidR="005D7782" w:rsidRDefault="005D7782" w:rsidP="008614DF">
      <w:pPr>
        <w:tabs>
          <w:tab w:val="left" w:pos="2520"/>
        </w:tabs>
        <w:jc w:val="both"/>
        <w:rPr>
          <w:sz w:val="24"/>
        </w:rPr>
      </w:pPr>
    </w:p>
    <w:p w14:paraId="5B650413" w14:textId="77777777" w:rsidR="00D90216" w:rsidRPr="00F55302" w:rsidRDefault="006361D1" w:rsidP="001F14F0">
      <w:pPr>
        <w:pStyle w:val="Heading1"/>
        <w:rPr>
          <w:szCs w:val="28"/>
        </w:rPr>
      </w:pPr>
      <w:r w:rsidRPr="004C50CA">
        <w:t>Problem Statement</w:t>
      </w:r>
    </w:p>
    <w:p w14:paraId="5B650414" w14:textId="77777777" w:rsidR="005D7782" w:rsidRDefault="005D7782" w:rsidP="005D7782">
      <w:pPr>
        <w:tabs>
          <w:tab w:val="left" w:pos="2520"/>
        </w:tabs>
        <w:rPr>
          <w:sz w:val="24"/>
        </w:rPr>
      </w:pPr>
    </w:p>
    <w:p w14:paraId="5B650415" w14:textId="289CD2F5" w:rsidR="007665ED" w:rsidRPr="007665ED" w:rsidRDefault="00173C0A" w:rsidP="007665ED">
      <w:pPr>
        <w:rPr>
          <w:rFonts w:eastAsia="Humnst777 BT" w:cs="Humnst777 BT"/>
          <w:sz w:val="22"/>
          <w:szCs w:val="22"/>
        </w:rPr>
      </w:pPr>
      <w:r w:rsidRPr="00173C0A">
        <w:rPr>
          <w:rFonts w:eastAsia="Humnst777 BT" w:cs="Humnst777 BT"/>
          <w:sz w:val="22"/>
          <w:szCs w:val="22"/>
        </w:rPr>
        <w:t>Create a</w:t>
      </w:r>
      <w:r w:rsidR="4720131E" w:rsidRPr="00173C0A">
        <w:rPr>
          <w:rFonts w:eastAsia="Humnst777 BT" w:cs="Humnst777 BT"/>
          <w:sz w:val="22"/>
          <w:szCs w:val="22"/>
        </w:rPr>
        <w:t xml:space="preserve"> J</w:t>
      </w:r>
      <w:r w:rsidRPr="00173C0A">
        <w:rPr>
          <w:rFonts w:eastAsia="Humnst777 BT" w:cs="Humnst777 BT"/>
          <w:sz w:val="22"/>
          <w:szCs w:val="22"/>
        </w:rPr>
        <w:t xml:space="preserve">ava program to simulate the operation of a </w:t>
      </w:r>
      <w:r w:rsidR="4720131E" w:rsidRPr="00173C0A">
        <w:rPr>
          <w:rFonts w:eastAsia="Humnst777 BT" w:cs="Humnst777 BT"/>
          <w:sz w:val="22"/>
          <w:szCs w:val="22"/>
        </w:rPr>
        <w:t>l</w:t>
      </w:r>
      <w:r w:rsidRPr="00173C0A">
        <w:rPr>
          <w:rFonts w:eastAsia="Humnst777 BT" w:cs="Humnst777 BT"/>
          <w:sz w:val="22"/>
          <w:szCs w:val="22"/>
        </w:rPr>
        <w:t xml:space="preserve">ift. The lift serves a </w:t>
      </w:r>
      <w:del w:id="2" w:author="Shadbolt, Oliver (o.shadbolt101@canterbury.ac.uk) [2]" w:date="2019-10-10T11:34:00Z">
        <w:r w:rsidRPr="00173C0A" w:rsidDel="009E3C57">
          <w:rPr>
            <w:rFonts w:eastAsia="Humnst777 BT" w:cs="Humnst777 BT"/>
            <w:sz w:val="22"/>
            <w:szCs w:val="22"/>
          </w:rPr>
          <w:delText>two</w:delText>
        </w:r>
        <w:r w:rsidR="0DA5B1C1" w:rsidRPr="00173C0A" w:rsidDel="009E3C57">
          <w:rPr>
            <w:rFonts w:eastAsia="Humnst777 BT" w:cs="Humnst777 BT"/>
            <w:sz w:val="22"/>
            <w:szCs w:val="22"/>
          </w:rPr>
          <w:delText xml:space="preserve"> story</w:delText>
        </w:r>
      </w:del>
      <w:ins w:id="3" w:author="Shadbolt, Oliver (o.shadbolt101@canterbury.ac.uk) [2]" w:date="2019-10-10T11:34:00Z">
        <w:r w:rsidR="009E3C57" w:rsidRPr="00173C0A">
          <w:rPr>
            <w:rFonts w:eastAsia="Humnst777 BT" w:cs="Humnst777 BT"/>
            <w:sz w:val="22"/>
            <w:szCs w:val="22"/>
          </w:rPr>
          <w:t>two-story</w:t>
        </w:r>
      </w:ins>
      <w:r w:rsidRPr="00173C0A">
        <w:rPr>
          <w:rFonts w:eastAsia="Humnst777 BT" w:cs="Humnst777 BT"/>
          <w:sz w:val="22"/>
          <w:szCs w:val="22"/>
        </w:rPr>
        <w:t xml:space="preserve"> building </w:t>
      </w:r>
      <w:r w:rsidR="00E907D9">
        <w:rPr>
          <w:rFonts w:eastAsia="Humnst777 BT" w:cs="Humnst777 BT"/>
          <w:sz w:val="22"/>
          <w:szCs w:val="22"/>
        </w:rPr>
        <w:t>(</w:t>
      </w:r>
      <w:del w:id="4" w:author="Shadbolt, Oliver (o.shadbolt101@canterbury.ac.uk) [2]" w:date="2019-10-10T11:35:00Z">
        <w:r w:rsidR="00E907D9" w:rsidDel="009E3C57">
          <w:rPr>
            <w:rFonts w:eastAsia="Humnst777 BT" w:cs="Humnst777 BT"/>
            <w:sz w:val="22"/>
            <w:szCs w:val="22"/>
          </w:rPr>
          <w:delText>similar to</w:delText>
        </w:r>
      </w:del>
      <w:ins w:id="5" w:author="Shadbolt, Oliver (o.shadbolt101@canterbury.ac.uk) [2]" w:date="2019-10-10T11:35:00Z">
        <w:r w:rsidR="009E3C57">
          <w:rPr>
            <w:rFonts w:eastAsia="Humnst777 BT" w:cs="Humnst777 BT"/>
            <w:sz w:val="22"/>
            <w:szCs w:val="22"/>
          </w:rPr>
          <w:t>like</w:t>
        </w:r>
      </w:ins>
      <w:r w:rsidRPr="00173C0A">
        <w:rPr>
          <w:rFonts w:eastAsia="Humnst777 BT" w:cs="Humnst777 BT"/>
          <w:sz w:val="22"/>
          <w:szCs w:val="22"/>
        </w:rPr>
        <w:t xml:space="preserve"> the one we have in Invicta building at CCCU</w:t>
      </w:r>
      <w:r w:rsidR="00E907D9">
        <w:rPr>
          <w:rFonts w:eastAsia="Humnst777 BT" w:cs="Humnst777 BT"/>
          <w:sz w:val="22"/>
          <w:szCs w:val="22"/>
        </w:rPr>
        <w:t>)</w:t>
      </w:r>
      <w:r w:rsidR="00244FAC">
        <w:rPr>
          <w:rFonts w:eastAsia="Humnst777 BT" w:cs="Humnst777 BT"/>
          <w:sz w:val="22"/>
          <w:szCs w:val="22"/>
        </w:rPr>
        <w:t>. T</w:t>
      </w:r>
      <w:r w:rsidRPr="00173C0A">
        <w:rPr>
          <w:rFonts w:eastAsia="Humnst777 BT" w:cs="Humnst777 BT"/>
          <w:sz w:val="22"/>
          <w:szCs w:val="22"/>
        </w:rPr>
        <w:t xml:space="preserve">his lift is in a busy underground </w:t>
      </w:r>
      <w:proofErr w:type="gramStart"/>
      <w:r w:rsidRPr="00173C0A">
        <w:rPr>
          <w:rFonts w:eastAsia="Humnst777 BT" w:cs="Humnst777 BT"/>
          <w:sz w:val="22"/>
          <w:szCs w:val="22"/>
        </w:rPr>
        <w:t>station</w:t>
      </w:r>
      <w:proofErr w:type="gramEnd"/>
      <w:r w:rsidRPr="00173C0A">
        <w:rPr>
          <w:rFonts w:eastAsia="Humnst777 BT" w:cs="Humnst777 BT"/>
          <w:sz w:val="22"/>
          <w:szCs w:val="22"/>
        </w:rPr>
        <w:t xml:space="preserve"> so it is utilised frequently</w:t>
      </w:r>
      <w:r>
        <w:rPr>
          <w:rFonts w:eastAsia="Humnst777 BT" w:cs="Humnst777 BT"/>
          <w:sz w:val="22"/>
          <w:szCs w:val="22"/>
        </w:rPr>
        <w:t>.</w:t>
      </w:r>
      <w:r w:rsidR="007665ED" w:rsidRPr="0DA5B1C1">
        <w:t xml:space="preserve"> </w:t>
      </w:r>
      <w:r w:rsidR="007665ED" w:rsidRPr="007665ED">
        <w:rPr>
          <w:rFonts w:eastAsia="Humnst777 BT" w:cs="Humnst777 BT"/>
          <w:sz w:val="22"/>
          <w:szCs w:val="22"/>
        </w:rPr>
        <w:t>To simplify the problem, assume the following:</w:t>
      </w:r>
    </w:p>
    <w:p w14:paraId="5B650416" w14:textId="77777777" w:rsidR="007665ED" w:rsidRPr="007665ED"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 xml:space="preserve">The </w:t>
      </w:r>
      <w:r w:rsidR="00090588">
        <w:rPr>
          <w:rFonts w:eastAsia="Humnst777 BT" w:cs="Humnst777 BT"/>
          <w:sz w:val="22"/>
          <w:szCs w:val="22"/>
        </w:rPr>
        <w:t>ground</w:t>
      </w:r>
      <w:r w:rsidRPr="007665ED">
        <w:rPr>
          <w:rFonts w:eastAsia="Humnst777 BT" w:cs="Humnst777 BT"/>
          <w:sz w:val="22"/>
          <w:szCs w:val="22"/>
        </w:rPr>
        <w:t xml:space="preserve"> floor has one “Up” button, the </w:t>
      </w:r>
      <w:r w:rsidR="00090588">
        <w:rPr>
          <w:rFonts w:eastAsia="Humnst777 BT" w:cs="Humnst777 BT"/>
          <w:sz w:val="22"/>
          <w:szCs w:val="22"/>
        </w:rPr>
        <w:t>first</w:t>
      </w:r>
      <w:r w:rsidRPr="007665ED">
        <w:rPr>
          <w:rFonts w:eastAsia="Humnst777 BT" w:cs="Humnst777 BT"/>
          <w:sz w:val="22"/>
          <w:szCs w:val="22"/>
        </w:rPr>
        <w:t xml:space="preserve"> floor has one “Down” button. </w:t>
      </w:r>
    </w:p>
    <w:p w14:paraId="5B650417" w14:textId="77777777" w:rsidR="007665ED" w:rsidRPr="007665ED"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The controller is to generate users and place them on the floors following the test plan provided.</w:t>
      </w:r>
    </w:p>
    <w:p w14:paraId="5B650418" w14:textId="0EF77431" w:rsidR="007665ED" w:rsidRPr="007665ED"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When the lift has no requests, it remains at its current floor with doors closed.</w:t>
      </w:r>
    </w:p>
    <w:p w14:paraId="5B650419" w14:textId="63986941" w:rsidR="007665ED" w:rsidRPr="007665ED" w:rsidRDefault="008E5346" w:rsidP="00AA4198">
      <w:pPr>
        <w:pStyle w:val="ListParagraph"/>
        <w:numPr>
          <w:ilvl w:val="0"/>
          <w:numId w:val="21"/>
        </w:numPr>
        <w:spacing w:after="120"/>
        <w:contextualSpacing w:val="0"/>
        <w:rPr>
          <w:rFonts w:eastAsia="Humnst777 BT" w:cs="Humnst777 BT"/>
          <w:sz w:val="22"/>
          <w:szCs w:val="22"/>
        </w:rPr>
      </w:pPr>
      <w:r>
        <w:rPr>
          <w:rFonts w:eastAsia="Humnst777 BT" w:cs="Humnst777 BT"/>
          <w:sz w:val="22"/>
          <w:szCs w:val="22"/>
        </w:rPr>
        <w:t xml:space="preserve">There is no </w:t>
      </w:r>
      <w:r w:rsidR="007665ED" w:rsidRPr="007665ED">
        <w:rPr>
          <w:rFonts w:eastAsia="Humnst777 BT" w:cs="Humnst777 BT"/>
          <w:sz w:val="22"/>
          <w:szCs w:val="22"/>
        </w:rPr>
        <w:t xml:space="preserve">maximum capacity of the lift </w:t>
      </w:r>
      <w:r>
        <w:rPr>
          <w:rFonts w:eastAsia="Humnst777 BT" w:cs="Humnst777 BT"/>
          <w:sz w:val="22"/>
          <w:szCs w:val="22"/>
        </w:rPr>
        <w:t>in this assignment.</w:t>
      </w:r>
    </w:p>
    <w:p w14:paraId="5B65041A" w14:textId="690ADFF7" w:rsidR="007665ED" w:rsidRPr="007665ED"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 xml:space="preserve">The lift does not have a door attached to it, the only doors we have are the doors of the lift </w:t>
      </w:r>
      <w:r>
        <w:rPr>
          <w:rFonts w:eastAsia="Humnst777 BT" w:cs="Humnst777 BT"/>
          <w:sz w:val="22"/>
          <w:szCs w:val="22"/>
        </w:rPr>
        <w:t>s</w:t>
      </w:r>
      <w:r w:rsidRPr="007665ED">
        <w:rPr>
          <w:rFonts w:eastAsia="Humnst777 BT" w:cs="Humnst777 BT"/>
          <w:sz w:val="22"/>
          <w:szCs w:val="22"/>
        </w:rPr>
        <w:t>haft on each floor</w:t>
      </w:r>
      <w:r w:rsidR="008E5346">
        <w:rPr>
          <w:rFonts w:eastAsia="Humnst777 BT" w:cs="Humnst777 BT"/>
          <w:sz w:val="22"/>
          <w:szCs w:val="22"/>
        </w:rPr>
        <w:t>.</w:t>
      </w:r>
    </w:p>
    <w:p w14:paraId="5B65041B" w14:textId="77777777" w:rsidR="007665ED" w:rsidRPr="007665ED"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 xml:space="preserve">The time required to travel between floors is 5 </w:t>
      </w:r>
      <w:r w:rsidR="00F442DF">
        <w:rPr>
          <w:rFonts w:eastAsia="Humnst777 BT" w:cs="Humnst777 BT"/>
          <w:sz w:val="22"/>
          <w:szCs w:val="22"/>
        </w:rPr>
        <w:t>seconds</w:t>
      </w:r>
      <w:r w:rsidRPr="007665ED">
        <w:rPr>
          <w:rFonts w:eastAsia="Humnst777 BT" w:cs="Humnst777 BT"/>
          <w:sz w:val="22"/>
          <w:szCs w:val="22"/>
        </w:rPr>
        <w:t xml:space="preserve">. </w:t>
      </w:r>
    </w:p>
    <w:p w14:paraId="5B65041C" w14:textId="613F0283" w:rsidR="007665ED" w:rsidRPr="007665ED"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 xml:space="preserve">The door </w:t>
      </w:r>
      <w:r w:rsidR="008E5346">
        <w:rPr>
          <w:rFonts w:eastAsia="Humnst777 BT" w:cs="Humnst777 BT"/>
          <w:sz w:val="22"/>
          <w:szCs w:val="22"/>
        </w:rPr>
        <w:t xml:space="preserve">to the lift </w:t>
      </w:r>
      <w:r w:rsidRPr="007665ED">
        <w:rPr>
          <w:rFonts w:eastAsia="Humnst777 BT" w:cs="Humnst777 BT"/>
          <w:sz w:val="22"/>
          <w:szCs w:val="22"/>
        </w:rPr>
        <w:t xml:space="preserve">remains open for 1 </w:t>
      </w:r>
      <w:r w:rsidR="00F442DF">
        <w:rPr>
          <w:rFonts w:eastAsia="Humnst777 BT" w:cs="Humnst777 BT"/>
          <w:sz w:val="22"/>
          <w:szCs w:val="22"/>
        </w:rPr>
        <w:t>second</w:t>
      </w:r>
      <w:r w:rsidRPr="007665ED">
        <w:rPr>
          <w:rFonts w:eastAsia="Humnst777 BT" w:cs="Humnst777 BT"/>
          <w:sz w:val="22"/>
          <w:szCs w:val="22"/>
        </w:rPr>
        <w:t xml:space="preserve"> per person to allow for people to enter</w:t>
      </w:r>
      <w:r w:rsidR="0034273F">
        <w:rPr>
          <w:rFonts w:eastAsia="Humnst777 BT" w:cs="Humnst777 BT"/>
          <w:sz w:val="22"/>
          <w:szCs w:val="22"/>
        </w:rPr>
        <w:t xml:space="preserve"> or exit.</w:t>
      </w:r>
    </w:p>
    <w:p w14:paraId="5B65041D" w14:textId="49503820" w:rsidR="007665ED" w:rsidRPr="007665ED"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 xml:space="preserve">The lift starts the day on the </w:t>
      </w:r>
      <w:r w:rsidR="00090588">
        <w:rPr>
          <w:rFonts w:eastAsia="Humnst777 BT" w:cs="Humnst777 BT"/>
          <w:sz w:val="22"/>
          <w:szCs w:val="22"/>
        </w:rPr>
        <w:t>ground</w:t>
      </w:r>
      <w:r w:rsidRPr="007665ED">
        <w:rPr>
          <w:rFonts w:eastAsia="Humnst777 BT" w:cs="Humnst777 BT"/>
          <w:sz w:val="22"/>
          <w:szCs w:val="22"/>
        </w:rPr>
        <w:t xml:space="preserve"> floor with closed</w:t>
      </w:r>
      <w:r w:rsidR="008E5346">
        <w:rPr>
          <w:rFonts w:eastAsia="Humnst777 BT" w:cs="Humnst777 BT"/>
          <w:sz w:val="22"/>
          <w:szCs w:val="22"/>
        </w:rPr>
        <w:t xml:space="preserve"> door</w:t>
      </w:r>
      <w:r w:rsidRPr="007665ED">
        <w:rPr>
          <w:rFonts w:eastAsia="Humnst777 BT" w:cs="Humnst777 BT"/>
          <w:sz w:val="22"/>
          <w:szCs w:val="22"/>
        </w:rPr>
        <w:t xml:space="preserve">, after a button is pressed the door is opened to let people enter. If the lift is called in the </w:t>
      </w:r>
      <w:r w:rsidR="00090588">
        <w:rPr>
          <w:rFonts w:eastAsia="Humnst777 BT" w:cs="Humnst777 BT"/>
          <w:sz w:val="22"/>
          <w:szCs w:val="22"/>
        </w:rPr>
        <w:t>first</w:t>
      </w:r>
      <w:r w:rsidRPr="007665ED">
        <w:rPr>
          <w:rFonts w:eastAsia="Humnst777 BT" w:cs="Humnst777 BT"/>
          <w:sz w:val="22"/>
          <w:szCs w:val="22"/>
        </w:rPr>
        <w:t xml:space="preserve"> floor, then it departs </w:t>
      </w:r>
      <w:r w:rsidR="0034273F">
        <w:rPr>
          <w:rFonts w:eastAsia="Humnst777 BT" w:cs="Humnst777 BT"/>
          <w:sz w:val="22"/>
          <w:szCs w:val="22"/>
        </w:rPr>
        <w:t xml:space="preserve">to </w:t>
      </w:r>
      <w:r w:rsidR="00090588">
        <w:rPr>
          <w:rFonts w:eastAsia="Humnst777 BT" w:cs="Humnst777 BT"/>
          <w:sz w:val="22"/>
          <w:szCs w:val="22"/>
        </w:rPr>
        <w:t>first</w:t>
      </w:r>
      <w:r w:rsidR="0034273F">
        <w:rPr>
          <w:rFonts w:eastAsia="Humnst777 BT" w:cs="Humnst777 BT"/>
          <w:sz w:val="22"/>
          <w:szCs w:val="22"/>
        </w:rPr>
        <w:t xml:space="preserve"> floor where the </w:t>
      </w:r>
      <w:r w:rsidRPr="007665ED">
        <w:rPr>
          <w:rFonts w:eastAsia="Humnst777 BT" w:cs="Humnst777 BT"/>
          <w:sz w:val="22"/>
          <w:szCs w:val="22"/>
        </w:rPr>
        <w:t xml:space="preserve">door on the </w:t>
      </w:r>
      <w:r w:rsidR="00090588">
        <w:rPr>
          <w:rFonts w:eastAsia="Humnst777 BT" w:cs="Humnst777 BT"/>
          <w:sz w:val="22"/>
          <w:szCs w:val="22"/>
        </w:rPr>
        <w:t>first</w:t>
      </w:r>
      <w:r w:rsidRPr="007665ED">
        <w:rPr>
          <w:rFonts w:eastAsia="Humnst777 BT" w:cs="Humnst777 BT"/>
          <w:sz w:val="22"/>
          <w:szCs w:val="22"/>
        </w:rPr>
        <w:t xml:space="preserve"> floor will open on the lift arrival to the floor.   </w:t>
      </w:r>
    </w:p>
    <w:p w14:paraId="3D98E0CB" w14:textId="77777777" w:rsidR="00235D56" w:rsidRDefault="0034273F" w:rsidP="00AA4198">
      <w:pPr>
        <w:pStyle w:val="ListParagraph"/>
        <w:numPr>
          <w:ilvl w:val="0"/>
          <w:numId w:val="21"/>
        </w:numPr>
        <w:spacing w:after="120"/>
        <w:contextualSpacing w:val="0"/>
        <w:rPr>
          <w:ins w:id="6" w:author="Shadbolt, Oliver (o.shadbolt101@canterbury.ac.uk)" w:date="2020-01-10T19:40:00Z"/>
          <w:rFonts w:eastAsia="Humnst777 BT" w:cs="Humnst777 BT"/>
          <w:sz w:val="22"/>
          <w:szCs w:val="22"/>
          <w:highlight w:val="yellow"/>
        </w:rPr>
      </w:pPr>
      <w:r w:rsidRPr="00061D9D">
        <w:rPr>
          <w:rFonts w:eastAsia="Humnst777 BT" w:cs="Humnst777 BT"/>
          <w:sz w:val="22"/>
          <w:szCs w:val="22"/>
          <w:highlight w:val="yellow"/>
          <w:rPrChange w:id="7" w:author="Shadbolt, Oliver (o.shadbolt101@canterbury.ac.uk)" w:date="2020-01-07T15:48:00Z">
            <w:rPr>
              <w:rFonts w:eastAsia="Humnst777 BT" w:cs="Humnst777 BT"/>
              <w:sz w:val="22"/>
              <w:szCs w:val="22"/>
            </w:rPr>
          </w:rPrChange>
        </w:rPr>
        <w:t xml:space="preserve">A person may be </w:t>
      </w:r>
      <w:r w:rsidR="00646D94" w:rsidRPr="00061D9D">
        <w:rPr>
          <w:rFonts w:eastAsia="Humnst777 BT" w:cs="Humnst777 BT"/>
          <w:sz w:val="22"/>
          <w:szCs w:val="22"/>
          <w:highlight w:val="yellow"/>
          <w:rPrChange w:id="8" w:author="Shadbolt, Oliver (o.shadbolt101@canterbury.ac.uk)" w:date="2020-01-07T15:48:00Z">
            <w:rPr>
              <w:rFonts w:eastAsia="Humnst777 BT" w:cs="Humnst777 BT"/>
              <w:sz w:val="22"/>
              <w:szCs w:val="22"/>
            </w:rPr>
          </w:rPrChange>
        </w:rPr>
        <w:t xml:space="preserve">in one of several states; </w:t>
      </w:r>
    </w:p>
    <w:p w14:paraId="3CF20629" w14:textId="65E32329" w:rsidR="00235D56" w:rsidRPr="00402A52" w:rsidRDefault="00C30DAE">
      <w:pPr>
        <w:spacing w:after="120"/>
        <w:ind w:left="720"/>
        <w:rPr>
          <w:ins w:id="9" w:author="Shadbolt, Oliver (o.shadbolt101@canterbury.ac.uk)" w:date="2020-01-10T19:40:00Z"/>
          <w:rFonts w:eastAsia="Humnst777 BT" w:cs="Humnst777 BT"/>
          <w:sz w:val="22"/>
          <w:szCs w:val="22"/>
          <w:highlight w:val="yellow"/>
          <w:rPrChange w:id="10" w:author="Shadbolt, Oliver (o.shadbolt101@canterbury.ac.uk)" w:date="2020-01-10T19:41:00Z">
            <w:rPr>
              <w:ins w:id="11" w:author="Shadbolt, Oliver (o.shadbolt101@canterbury.ac.uk)" w:date="2020-01-10T19:40:00Z"/>
              <w:rFonts w:eastAsia="Humnst777 BT"/>
              <w:highlight w:val="yellow"/>
            </w:rPr>
          </w:rPrChange>
        </w:rPr>
        <w:pPrChange w:id="12" w:author="Shadbolt, Oliver (o.shadbolt101@canterbury.ac.uk)" w:date="2020-01-10T19:41:00Z">
          <w:pPr>
            <w:pStyle w:val="ListParagraph"/>
            <w:numPr>
              <w:numId w:val="21"/>
            </w:numPr>
            <w:spacing w:after="120"/>
            <w:ind w:hanging="360"/>
            <w:contextualSpacing w:val="0"/>
          </w:pPr>
        </w:pPrChange>
      </w:pPr>
      <w:ins w:id="13" w:author="Shadbolt, Oliver (o.shadbolt101@canterbury.ac.uk)" w:date="2020-01-10T19:41:00Z">
        <w:r>
          <w:rPr>
            <w:rFonts w:eastAsia="Humnst777 BT" w:cs="Humnst777 BT"/>
            <w:sz w:val="22"/>
            <w:szCs w:val="22"/>
            <w:highlight w:val="yellow"/>
          </w:rPr>
          <w:t xml:space="preserve">0 </w:t>
        </w:r>
      </w:ins>
      <w:r w:rsidR="0034273F" w:rsidRPr="00402A52">
        <w:rPr>
          <w:rFonts w:eastAsia="Humnst777 BT" w:cs="Humnst777 BT"/>
          <w:sz w:val="22"/>
          <w:szCs w:val="22"/>
          <w:highlight w:val="yellow"/>
          <w:rPrChange w:id="14" w:author="Shadbolt, Oliver (o.shadbolt101@canterbury.ac.uk)" w:date="2020-01-10T19:41:00Z">
            <w:rPr>
              <w:rFonts w:eastAsia="Humnst777 BT" w:cs="Humnst777 BT"/>
              <w:sz w:val="22"/>
              <w:szCs w:val="22"/>
            </w:rPr>
          </w:rPrChange>
        </w:rPr>
        <w:t>standing on the floor after it has been created,</w:t>
      </w:r>
    </w:p>
    <w:p w14:paraId="00A8D3EB" w14:textId="10CB3525" w:rsidR="00402A52" w:rsidRDefault="00C30DAE" w:rsidP="00402A52">
      <w:pPr>
        <w:spacing w:after="120"/>
        <w:ind w:left="720"/>
        <w:rPr>
          <w:ins w:id="15" w:author="Shadbolt, Oliver (o.shadbolt101@canterbury.ac.uk)" w:date="2020-01-10T19:41:00Z"/>
          <w:rFonts w:eastAsia="Humnst777 BT" w:cs="Humnst777 BT"/>
          <w:sz w:val="22"/>
          <w:szCs w:val="22"/>
          <w:highlight w:val="yellow"/>
        </w:rPr>
      </w:pPr>
      <w:ins w:id="16" w:author="Shadbolt, Oliver (o.shadbolt101@canterbury.ac.uk)" w:date="2020-01-10T19:41:00Z">
        <w:r>
          <w:rPr>
            <w:rFonts w:eastAsia="Humnst777 BT" w:cs="Humnst777 BT"/>
            <w:sz w:val="22"/>
            <w:szCs w:val="22"/>
            <w:highlight w:val="yellow"/>
          </w:rPr>
          <w:t xml:space="preserve">1 </w:t>
        </w:r>
      </w:ins>
      <w:del w:id="17" w:author="Shadbolt, Oliver (o.shadbolt101@canterbury.ac.uk)" w:date="2020-01-10T19:40:00Z">
        <w:r w:rsidR="0034273F" w:rsidRPr="00402A52" w:rsidDel="00235D56">
          <w:rPr>
            <w:rFonts w:eastAsia="Humnst777 BT" w:cs="Humnst777 BT"/>
            <w:sz w:val="22"/>
            <w:szCs w:val="22"/>
            <w:highlight w:val="yellow"/>
            <w:rPrChange w:id="18" w:author="Shadbolt, Oliver (o.shadbolt101@canterbury.ac.uk)" w:date="2020-01-10T19:41:00Z">
              <w:rPr>
                <w:rFonts w:eastAsia="Humnst777 BT" w:cs="Humnst777 BT"/>
                <w:sz w:val="22"/>
                <w:szCs w:val="22"/>
              </w:rPr>
            </w:rPrChange>
          </w:rPr>
          <w:delText xml:space="preserve"> </w:delText>
        </w:r>
      </w:del>
      <w:r w:rsidR="0034273F" w:rsidRPr="00402A52">
        <w:rPr>
          <w:rFonts w:eastAsia="Humnst777 BT" w:cs="Humnst777 BT"/>
          <w:sz w:val="22"/>
          <w:szCs w:val="22"/>
          <w:highlight w:val="yellow"/>
          <w:rPrChange w:id="19" w:author="Shadbolt, Oliver (o.shadbolt101@canterbury.ac.uk)" w:date="2020-01-10T19:41:00Z">
            <w:rPr>
              <w:rFonts w:eastAsia="Humnst777 BT" w:cs="Humnst777 BT"/>
              <w:sz w:val="22"/>
              <w:szCs w:val="22"/>
            </w:rPr>
          </w:rPrChange>
        </w:rPr>
        <w:t>press</w:t>
      </w:r>
      <w:r w:rsidR="00646D94" w:rsidRPr="00402A52">
        <w:rPr>
          <w:rFonts w:eastAsia="Humnst777 BT" w:cs="Humnst777 BT"/>
          <w:sz w:val="22"/>
          <w:szCs w:val="22"/>
          <w:highlight w:val="yellow"/>
          <w:rPrChange w:id="20" w:author="Shadbolt, Oliver (o.shadbolt101@canterbury.ac.uk)" w:date="2020-01-10T19:41:00Z">
            <w:rPr>
              <w:rFonts w:eastAsia="Humnst777 BT" w:cs="Humnst777 BT"/>
              <w:sz w:val="22"/>
              <w:szCs w:val="22"/>
            </w:rPr>
          </w:rPrChange>
        </w:rPr>
        <w:t>ing</w:t>
      </w:r>
      <w:r w:rsidR="0034273F" w:rsidRPr="00402A52">
        <w:rPr>
          <w:rFonts w:eastAsia="Humnst777 BT" w:cs="Humnst777 BT"/>
          <w:sz w:val="22"/>
          <w:szCs w:val="22"/>
          <w:highlight w:val="yellow"/>
          <w:rPrChange w:id="21" w:author="Shadbolt, Oliver (o.shadbolt101@canterbury.ac.uk)" w:date="2020-01-10T19:41:00Z">
            <w:rPr>
              <w:rFonts w:eastAsia="Humnst777 BT" w:cs="Humnst777 BT"/>
              <w:sz w:val="22"/>
              <w:szCs w:val="22"/>
            </w:rPr>
          </w:rPrChange>
        </w:rPr>
        <w:t xml:space="preserve"> the button on the floor,</w:t>
      </w:r>
    </w:p>
    <w:p w14:paraId="45745741" w14:textId="65AF77AE" w:rsidR="00235D56" w:rsidRPr="00402A52" w:rsidRDefault="00C30DAE">
      <w:pPr>
        <w:spacing w:after="120"/>
        <w:ind w:left="720"/>
        <w:rPr>
          <w:ins w:id="22" w:author="Shadbolt, Oliver (o.shadbolt101@canterbury.ac.uk)" w:date="2020-01-10T19:40:00Z"/>
          <w:rFonts w:eastAsia="Humnst777 BT" w:cs="Humnst777 BT"/>
          <w:sz w:val="22"/>
          <w:szCs w:val="22"/>
          <w:highlight w:val="yellow"/>
          <w:rPrChange w:id="23" w:author="Shadbolt, Oliver (o.shadbolt101@canterbury.ac.uk)" w:date="2020-01-10T19:41:00Z">
            <w:rPr>
              <w:ins w:id="24" w:author="Shadbolt, Oliver (o.shadbolt101@canterbury.ac.uk)" w:date="2020-01-10T19:40:00Z"/>
              <w:rFonts w:eastAsia="Humnst777 BT"/>
              <w:highlight w:val="yellow"/>
            </w:rPr>
          </w:rPrChange>
        </w:rPr>
        <w:pPrChange w:id="25" w:author="Shadbolt, Oliver (o.shadbolt101@canterbury.ac.uk)" w:date="2020-01-10T19:41:00Z">
          <w:pPr>
            <w:pStyle w:val="ListParagraph"/>
            <w:numPr>
              <w:numId w:val="21"/>
            </w:numPr>
            <w:spacing w:after="120"/>
            <w:ind w:hanging="360"/>
            <w:contextualSpacing w:val="0"/>
          </w:pPr>
        </w:pPrChange>
      </w:pPr>
      <w:ins w:id="26" w:author="Shadbolt, Oliver (o.shadbolt101@canterbury.ac.uk)" w:date="2020-01-10T19:41:00Z">
        <w:r>
          <w:rPr>
            <w:rFonts w:eastAsia="Humnst777 BT" w:cs="Humnst777 BT"/>
            <w:sz w:val="22"/>
            <w:szCs w:val="22"/>
            <w:highlight w:val="yellow"/>
          </w:rPr>
          <w:t xml:space="preserve">2 </w:t>
        </w:r>
      </w:ins>
      <w:del w:id="27" w:author="Shadbolt, Oliver (o.shadbolt101@canterbury.ac.uk)" w:date="2020-01-10T19:41:00Z">
        <w:r w:rsidR="0034273F" w:rsidRPr="00402A52" w:rsidDel="00402A52">
          <w:rPr>
            <w:rFonts w:eastAsia="Humnst777 BT" w:cs="Humnst777 BT"/>
            <w:sz w:val="22"/>
            <w:szCs w:val="22"/>
            <w:highlight w:val="yellow"/>
            <w:rPrChange w:id="28" w:author="Shadbolt, Oliver (o.shadbolt101@canterbury.ac.uk)" w:date="2020-01-10T19:41:00Z">
              <w:rPr>
                <w:rFonts w:eastAsia="Humnst777 BT" w:cs="Humnst777 BT"/>
                <w:sz w:val="22"/>
                <w:szCs w:val="22"/>
              </w:rPr>
            </w:rPrChange>
          </w:rPr>
          <w:delText xml:space="preserve"> </w:delText>
        </w:r>
      </w:del>
      <w:r w:rsidR="00646D94" w:rsidRPr="00402A52">
        <w:rPr>
          <w:rFonts w:eastAsia="Humnst777 BT" w:cs="Humnst777 BT"/>
          <w:sz w:val="22"/>
          <w:szCs w:val="22"/>
          <w:highlight w:val="yellow"/>
          <w:rPrChange w:id="29" w:author="Shadbolt, Oliver (o.shadbolt101@canterbury.ac.uk)" w:date="2020-01-10T19:41:00Z">
            <w:rPr>
              <w:rFonts w:eastAsia="Humnst777 BT" w:cs="Humnst777 BT"/>
              <w:sz w:val="22"/>
              <w:szCs w:val="22"/>
            </w:rPr>
          </w:rPrChange>
        </w:rPr>
        <w:t xml:space="preserve">pressing the button in the </w:t>
      </w:r>
      <w:del w:id="30" w:author="Shadbolt, Oliver (o.shadbolt101@canterbury.ac.uk)" w:date="2020-01-10T19:41:00Z">
        <w:r w:rsidR="00646D94" w:rsidRPr="00402A52" w:rsidDel="00402A52">
          <w:rPr>
            <w:rFonts w:eastAsia="Humnst777 BT" w:cs="Humnst777 BT"/>
            <w:sz w:val="22"/>
            <w:szCs w:val="22"/>
            <w:highlight w:val="yellow"/>
            <w:rPrChange w:id="31" w:author="Shadbolt, Oliver (o.shadbolt101@canterbury.ac.uk)" w:date="2020-01-10T19:41:00Z">
              <w:rPr>
                <w:rFonts w:eastAsia="Humnst777 BT" w:cs="Humnst777 BT"/>
                <w:sz w:val="22"/>
                <w:szCs w:val="22"/>
              </w:rPr>
            </w:rPrChange>
          </w:rPr>
          <w:delText>left</w:delText>
        </w:r>
      </w:del>
      <w:ins w:id="32" w:author="Shadbolt, Oliver (o.shadbolt101@canterbury.ac.uk)" w:date="2020-01-10T19:41:00Z">
        <w:r w:rsidR="00402A52">
          <w:rPr>
            <w:rFonts w:eastAsia="Humnst777 BT" w:cs="Humnst777 BT"/>
            <w:sz w:val="22"/>
            <w:szCs w:val="22"/>
            <w:highlight w:val="yellow"/>
          </w:rPr>
          <w:t>lift</w:t>
        </w:r>
      </w:ins>
      <w:r w:rsidR="00646D94" w:rsidRPr="00402A52">
        <w:rPr>
          <w:rFonts w:eastAsia="Humnst777 BT" w:cs="Humnst777 BT"/>
          <w:sz w:val="22"/>
          <w:szCs w:val="22"/>
          <w:highlight w:val="yellow"/>
          <w:rPrChange w:id="33" w:author="Shadbolt, Oliver (o.shadbolt101@canterbury.ac.uk)" w:date="2020-01-10T19:41:00Z">
            <w:rPr>
              <w:rFonts w:eastAsia="Humnst777 BT" w:cs="Humnst777 BT"/>
              <w:sz w:val="22"/>
              <w:szCs w:val="22"/>
            </w:rPr>
          </w:rPrChange>
        </w:rPr>
        <w:t>,</w:t>
      </w:r>
    </w:p>
    <w:p w14:paraId="20C68F88" w14:textId="6DC620F0" w:rsidR="00235D56" w:rsidRPr="00402A52" w:rsidRDefault="00C30DAE">
      <w:pPr>
        <w:spacing w:after="120"/>
        <w:ind w:left="720"/>
        <w:rPr>
          <w:ins w:id="34" w:author="Shadbolt, Oliver (o.shadbolt101@canterbury.ac.uk)" w:date="2020-01-10T19:40:00Z"/>
          <w:rFonts w:eastAsia="Humnst777 BT" w:cs="Humnst777 BT"/>
          <w:sz w:val="22"/>
          <w:szCs w:val="22"/>
          <w:highlight w:val="yellow"/>
          <w:rPrChange w:id="35" w:author="Shadbolt, Oliver (o.shadbolt101@canterbury.ac.uk)" w:date="2020-01-10T19:41:00Z">
            <w:rPr>
              <w:ins w:id="36" w:author="Shadbolt, Oliver (o.shadbolt101@canterbury.ac.uk)" w:date="2020-01-10T19:40:00Z"/>
              <w:rFonts w:eastAsia="Humnst777 BT"/>
              <w:highlight w:val="yellow"/>
            </w:rPr>
          </w:rPrChange>
        </w:rPr>
        <w:pPrChange w:id="37" w:author="Shadbolt, Oliver (o.shadbolt101@canterbury.ac.uk)" w:date="2020-01-10T19:41:00Z">
          <w:pPr>
            <w:pStyle w:val="ListParagraph"/>
            <w:numPr>
              <w:numId w:val="21"/>
            </w:numPr>
            <w:spacing w:after="120"/>
            <w:ind w:hanging="360"/>
            <w:contextualSpacing w:val="0"/>
          </w:pPr>
        </w:pPrChange>
      </w:pPr>
      <w:ins w:id="38" w:author="Shadbolt, Oliver (o.shadbolt101@canterbury.ac.uk)" w:date="2020-01-10T19:41:00Z">
        <w:r>
          <w:rPr>
            <w:rFonts w:eastAsia="Humnst777 BT" w:cs="Humnst777 BT"/>
            <w:sz w:val="22"/>
            <w:szCs w:val="22"/>
            <w:highlight w:val="yellow"/>
          </w:rPr>
          <w:t xml:space="preserve">3 </w:t>
        </w:r>
      </w:ins>
      <w:del w:id="39" w:author="Shadbolt, Oliver (o.shadbolt101@canterbury.ac.uk)" w:date="2020-01-10T19:40:00Z">
        <w:r w:rsidR="00646D94" w:rsidRPr="00402A52" w:rsidDel="00235D56">
          <w:rPr>
            <w:rFonts w:eastAsia="Humnst777 BT" w:cs="Humnst777 BT"/>
            <w:sz w:val="22"/>
            <w:szCs w:val="22"/>
            <w:highlight w:val="yellow"/>
            <w:rPrChange w:id="40" w:author="Shadbolt, Oliver (o.shadbolt101@canterbury.ac.uk)" w:date="2020-01-10T19:41:00Z">
              <w:rPr>
                <w:rFonts w:eastAsia="Humnst777 BT" w:cs="Humnst777 BT"/>
                <w:sz w:val="22"/>
                <w:szCs w:val="22"/>
              </w:rPr>
            </w:rPrChange>
          </w:rPr>
          <w:delText xml:space="preserve"> </w:delText>
        </w:r>
      </w:del>
      <w:r w:rsidR="00646D94" w:rsidRPr="00402A52">
        <w:rPr>
          <w:rFonts w:eastAsia="Humnst777 BT" w:cs="Humnst777 BT"/>
          <w:sz w:val="22"/>
          <w:szCs w:val="22"/>
          <w:highlight w:val="yellow"/>
          <w:rPrChange w:id="41" w:author="Shadbolt, Oliver (o.shadbolt101@canterbury.ac.uk)" w:date="2020-01-10T19:41:00Z">
            <w:rPr>
              <w:rFonts w:eastAsia="Humnst777 BT" w:cs="Humnst777 BT"/>
              <w:sz w:val="22"/>
              <w:szCs w:val="22"/>
            </w:rPr>
          </w:rPrChange>
        </w:rPr>
        <w:t xml:space="preserve">standing </w:t>
      </w:r>
      <w:r w:rsidR="0034273F" w:rsidRPr="00402A52">
        <w:rPr>
          <w:rFonts w:eastAsia="Humnst777 BT" w:cs="Humnst777 BT"/>
          <w:sz w:val="22"/>
          <w:szCs w:val="22"/>
          <w:highlight w:val="yellow"/>
          <w:rPrChange w:id="42" w:author="Shadbolt, Oliver (o.shadbolt101@canterbury.ac.uk)" w:date="2020-01-10T19:41:00Z">
            <w:rPr>
              <w:rFonts w:eastAsia="Humnst777 BT" w:cs="Humnst777 BT"/>
              <w:sz w:val="22"/>
              <w:szCs w:val="22"/>
            </w:rPr>
          </w:rPrChange>
        </w:rPr>
        <w:t xml:space="preserve">in the </w:t>
      </w:r>
      <w:del w:id="43" w:author="Shadbolt, Oliver (o.shadbolt101@canterbury.ac.uk)" w:date="2020-01-10T19:41:00Z">
        <w:r w:rsidR="0034273F" w:rsidRPr="00402A52" w:rsidDel="00402A52">
          <w:rPr>
            <w:rFonts w:eastAsia="Humnst777 BT" w:cs="Humnst777 BT"/>
            <w:sz w:val="22"/>
            <w:szCs w:val="22"/>
            <w:highlight w:val="yellow"/>
            <w:rPrChange w:id="44" w:author="Shadbolt, Oliver (o.shadbolt101@canterbury.ac.uk)" w:date="2020-01-10T19:41:00Z">
              <w:rPr>
                <w:rFonts w:eastAsia="Humnst777 BT" w:cs="Humnst777 BT"/>
                <w:sz w:val="22"/>
                <w:szCs w:val="22"/>
              </w:rPr>
            </w:rPrChange>
          </w:rPr>
          <w:delText>left</w:delText>
        </w:r>
      </w:del>
      <w:ins w:id="45" w:author="Shadbolt, Oliver (o.shadbolt101@canterbury.ac.uk)" w:date="2020-01-10T19:41:00Z">
        <w:r w:rsidR="00402A52">
          <w:rPr>
            <w:rFonts w:eastAsia="Humnst777 BT" w:cs="Humnst777 BT"/>
            <w:sz w:val="22"/>
            <w:szCs w:val="22"/>
            <w:highlight w:val="yellow"/>
          </w:rPr>
          <w:t>lift</w:t>
        </w:r>
      </w:ins>
      <w:r w:rsidR="0034273F" w:rsidRPr="00402A52">
        <w:rPr>
          <w:rFonts w:eastAsia="Humnst777 BT" w:cs="Humnst777 BT"/>
          <w:sz w:val="22"/>
          <w:szCs w:val="22"/>
          <w:highlight w:val="yellow"/>
          <w:rPrChange w:id="46" w:author="Shadbolt, Oliver (o.shadbolt101@canterbury.ac.uk)" w:date="2020-01-10T19:41:00Z">
            <w:rPr>
              <w:rFonts w:eastAsia="Humnst777 BT" w:cs="Humnst777 BT"/>
              <w:sz w:val="22"/>
              <w:szCs w:val="22"/>
            </w:rPr>
          </w:rPrChange>
        </w:rPr>
        <w:t>,</w:t>
      </w:r>
    </w:p>
    <w:p w14:paraId="5B65041E" w14:textId="16237010" w:rsidR="0034273F" w:rsidRPr="00402A52" w:rsidRDefault="00C30DAE">
      <w:pPr>
        <w:spacing w:after="120"/>
        <w:ind w:left="720"/>
        <w:rPr>
          <w:rFonts w:eastAsia="Humnst777 BT" w:cs="Humnst777 BT"/>
          <w:sz w:val="22"/>
          <w:szCs w:val="22"/>
          <w:highlight w:val="yellow"/>
          <w:rPrChange w:id="47" w:author="Shadbolt, Oliver (o.shadbolt101@canterbury.ac.uk)" w:date="2020-01-10T19:41:00Z">
            <w:rPr>
              <w:rFonts w:eastAsia="Humnst777 BT" w:cs="Humnst777 BT"/>
              <w:sz w:val="22"/>
              <w:szCs w:val="22"/>
            </w:rPr>
          </w:rPrChange>
        </w:rPr>
        <w:pPrChange w:id="48" w:author="Shadbolt, Oliver (o.shadbolt101@canterbury.ac.uk)" w:date="2020-01-10T19:41:00Z">
          <w:pPr>
            <w:pStyle w:val="ListParagraph"/>
            <w:numPr>
              <w:numId w:val="21"/>
            </w:numPr>
            <w:spacing w:after="120"/>
            <w:ind w:hanging="360"/>
            <w:contextualSpacing w:val="0"/>
          </w:pPr>
        </w:pPrChange>
      </w:pPr>
      <w:ins w:id="49" w:author="Shadbolt, Oliver (o.shadbolt101@canterbury.ac.uk)" w:date="2020-01-10T19:41:00Z">
        <w:r>
          <w:rPr>
            <w:rFonts w:eastAsia="Humnst777 BT" w:cs="Humnst777 BT"/>
            <w:sz w:val="22"/>
            <w:szCs w:val="22"/>
            <w:highlight w:val="yellow"/>
          </w:rPr>
          <w:t xml:space="preserve">4 </w:t>
        </w:r>
      </w:ins>
      <w:del w:id="50" w:author="Shadbolt, Oliver (o.shadbolt101@canterbury.ac.uk)" w:date="2020-01-10T19:40:00Z">
        <w:r w:rsidR="0034273F" w:rsidRPr="00402A52" w:rsidDel="00235D56">
          <w:rPr>
            <w:rFonts w:eastAsia="Humnst777 BT" w:cs="Humnst777 BT"/>
            <w:sz w:val="22"/>
            <w:szCs w:val="22"/>
            <w:highlight w:val="yellow"/>
            <w:rPrChange w:id="51" w:author="Shadbolt, Oliver (o.shadbolt101@canterbury.ac.uk)" w:date="2020-01-10T19:41:00Z">
              <w:rPr>
                <w:rFonts w:eastAsia="Humnst777 BT" w:cs="Humnst777 BT"/>
                <w:sz w:val="22"/>
                <w:szCs w:val="22"/>
              </w:rPr>
            </w:rPrChange>
          </w:rPr>
          <w:delText xml:space="preserve"> </w:delText>
        </w:r>
      </w:del>
      <w:r w:rsidR="0034273F" w:rsidRPr="00402A52">
        <w:rPr>
          <w:rFonts w:eastAsia="Humnst777 BT" w:cs="Humnst777 BT"/>
          <w:sz w:val="22"/>
          <w:szCs w:val="22"/>
          <w:highlight w:val="yellow"/>
          <w:rPrChange w:id="52" w:author="Shadbolt, Oliver (o.shadbolt101@canterbury.ac.uk)" w:date="2020-01-10T19:41:00Z">
            <w:rPr>
              <w:rFonts w:eastAsia="Humnst777 BT" w:cs="Humnst777 BT"/>
              <w:sz w:val="22"/>
              <w:szCs w:val="22"/>
            </w:rPr>
          </w:rPrChange>
        </w:rPr>
        <w:t>and exit</w:t>
      </w:r>
      <w:r w:rsidR="00646D94" w:rsidRPr="00402A52">
        <w:rPr>
          <w:rFonts w:eastAsia="Humnst777 BT" w:cs="Humnst777 BT"/>
          <w:sz w:val="22"/>
          <w:szCs w:val="22"/>
          <w:highlight w:val="yellow"/>
          <w:rPrChange w:id="53" w:author="Shadbolt, Oliver (o.shadbolt101@canterbury.ac.uk)" w:date="2020-01-10T19:41:00Z">
            <w:rPr>
              <w:rFonts w:eastAsia="Humnst777 BT" w:cs="Humnst777 BT"/>
              <w:sz w:val="22"/>
              <w:szCs w:val="22"/>
            </w:rPr>
          </w:rPrChange>
        </w:rPr>
        <w:t>ing</w:t>
      </w:r>
      <w:r w:rsidR="0034273F" w:rsidRPr="00402A52">
        <w:rPr>
          <w:rFonts w:eastAsia="Humnst777 BT" w:cs="Humnst777 BT"/>
          <w:sz w:val="22"/>
          <w:szCs w:val="22"/>
          <w:highlight w:val="yellow"/>
          <w:rPrChange w:id="54" w:author="Shadbolt, Oliver (o.shadbolt101@canterbury.ac.uk)" w:date="2020-01-10T19:41:00Z">
            <w:rPr>
              <w:rFonts w:eastAsia="Humnst777 BT" w:cs="Humnst777 BT"/>
              <w:sz w:val="22"/>
              <w:szCs w:val="22"/>
            </w:rPr>
          </w:rPrChange>
        </w:rPr>
        <w:t xml:space="preserve"> lift when </w:t>
      </w:r>
      <w:r w:rsidR="00646D94" w:rsidRPr="00402A52">
        <w:rPr>
          <w:rFonts w:eastAsia="Humnst777 BT" w:cs="Humnst777 BT"/>
          <w:sz w:val="22"/>
          <w:szCs w:val="22"/>
          <w:highlight w:val="yellow"/>
          <w:rPrChange w:id="55" w:author="Shadbolt, Oliver (o.shadbolt101@canterbury.ac.uk)" w:date="2020-01-10T19:41:00Z">
            <w:rPr>
              <w:rFonts w:eastAsia="Humnst777 BT" w:cs="Humnst777 BT"/>
              <w:sz w:val="22"/>
              <w:szCs w:val="22"/>
            </w:rPr>
          </w:rPrChange>
        </w:rPr>
        <w:t>the lift</w:t>
      </w:r>
      <w:r w:rsidR="0034273F" w:rsidRPr="00402A52">
        <w:rPr>
          <w:rFonts w:eastAsia="Humnst777 BT" w:cs="Humnst777 BT"/>
          <w:sz w:val="22"/>
          <w:szCs w:val="22"/>
          <w:highlight w:val="yellow"/>
          <w:rPrChange w:id="56" w:author="Shadbolt, Oliver (o.shadbolt101@canterbury.ac.uk)" w:date="2020-01-10T19:41:00Z">
            <w:rPr>
              <w:rFonts w:eastAsia="Humnst777 BT" w:cs="Humnst777 BT"/>
              <w:sz w:val="22"/>
              <w:szCs w:val="22"/>
            </w:rPr>
          </w:rPrChange>
        </w:rPr>
        <w:t xml:space="preserve"> reache</w:t>
      </w:r>
      <w:r w:rsidR="00F442DF" w:rsidRPr="00402A52">
        <w:rPr>
          <w:rFonts w:eastAsia="Humnst777 BT" w:cs="Humnst777 BT"/>
          <w:sz w:val="22"/>
          <w:szCs w:val="22"/>
          <w:highlight w:val="yellow"/>
          <w:rPrChange w:id="57" w:author="Shadbolt, Oliver (o.shadbolt101@canterbury.ac.uk)" w:date="2020-01-10T19:41:00Z">
            <w:rPr>
              <w:rFonts w:eastAsia="Humnst777 BT" w:cs="Humnst777 BT"/>
              <w:sz w:val="22"/>
              <w:szCs w:val="22"/>
            </w:rPr>
          </w:rPrChange>
        </w:rPr>
        <w:t>s</w:t>
      </w:r>
      <w:r w:rsidR="0034273F" w:rsidRPr="00402A52">
        <w:rPr>
          <w:rFonts w:eastAsia="Humnst777 BT" w:cs="Humnst777 BT"/>
          <w:sz w:val="22"/>
          <w:szCs w:val="22"/>
          <w:highlight w:val="yellow"/>
          <w:rPrChange w:id="58" w:author="Shadbolt, Oliver (o.shadbolt101@canterbury.ac.uk)" w:date="2020-01-10T19:41:00Z">
            <w:rPr>
              <w:rFonts w:eastAsia="Humnst777 BT" w:cs="Humnst777 BT"/>
              <w:sz w:val="22"/>
              <w:szCs w:val="22"/>
            </w:rPr>
          </w:rPrChange>
        </w:rPr>
        <w:t xml:space="preserve"> the destination</w:t>
      </w:r>
      <w:r w:rsidR="00646D94" w:rsidRPr="00402A52">
        <w:rPr>
          <w:rFonts w:eastAsia="Humnst777 BT" w:cs="Humnst777 BT"/>
          <w:sz w:val="22"/>
          <w:szCs w:val="22"/>
          <w:highlight w:val="yellow"/>
          <w:rPrChange w:id="59" w:author="Shadbolt, Oliver (o.shadbolt101@canterbury.ac.uk)" w:date="2020-01-10T19:41:00Z">
            <w:rPr>
              <w:rFonts w:eastAsia="Humnst777 BT" w:cs="Humnst777 BT"/>
              <w:sz w:val="22"/>
              <w:szCs w:val="22"/>
            </w:rPr>
          </w:rPrChange>
        </w:rPr>
        <w:t xml:space="preserve"> and opens the door.</w:t>
      </w:r>
    </w:p>
    <w:p w14:paraId="5B650420" w14:textId="77777777" w:rsidR="0034273F"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Assume that the light in the lift is always “On” so we don’t have to write any code for controlling light inside the</w:t>
      </w:r>
      <w:r w:rsidR="0034273F">
        <w:rPr>
          <w:rFonts w:eastAsia="Humnst777 BT" w:cs="Humnst777 BT"/>
          <w:sz w:val="22"/>
          <w:szCs w:val="22"/>
        </w:rPr>
        <w:t xml:space="preserve"> lift.</w:t>
      </w:r>
    </w:p>
    <w:p w14:paraId="5B650421" w14:textId="08DF7F54" w:rsidR="007665ED" w:rsidRPr="007E0345" w:rsidRDefault="0034273F" w:rsidP="00AA4198">
      <w:pPr>
        <w:pStyle w:val="ListParagraph"/>
        <w:numPr>
          <w:ilvl w:val="0"/>
          <w:numId w:val="21"/>
        </w:numPr>
        <w:spacing w:after="120"/>
        <w:contextualSpacing w:val="0"/>
        <w:rPr>
          <w:rFonts w:eastAsia="Humnst777 BT" w:cs="Humnst777 BT"/>
          <w:sz w:val="22"/>
          <w:szCs w:val="22"/>
          <w:highlight w:val="yellow"/>
          <w:rPrChange w:id="60" w:author="Shadbolt, Oliver (o.shadbolt101@canterbury.ac.uk)" w:date="2020-01-02T22:47:00Z">
            <w:rPr>
              <w:rFonts w:eastAsia="Humnst777 BT" w:cs="Humnst777 BT"/>
              <w:sz w:val="22"/>
              <w:szCs w:val="22"/>
            </w:rPr>
          </w:rPrChange>
        </w:rPr>
      </w:pPr>
      <w:r w:rsidRPr="007E0345">
        <w:rPr>
          <w:rFonts w:eastAsia="Humnst777 BT" w:cs="Humnst777 BT"/>
          <w:sz w:val="22"/>
          <w:szCs w:val="22"/>
          <w:highlight w:val="yellow"/>
          <w:rPrChange w:id="61" w:author="Shadbolt, Oliver (o.shadbolt101@canterbury.ac.uk)" w:date="2020-01-02T22:47:00Z">
            <w:rPr>
              <w:rFonts w:eastAsia="Humnst777 BT" w:cs="Humnst777 BT"/>
              <w:sz w:val="22"/>
              <w:szCs w:val="22"/>
            </w:rPr>
          </w:rPrChange>
        </w:rPr>
        <w:lastRenderedPageBreak/>
        <w:t xml:space="preserve">In </w:t>
      </w:r>
      <w:r w:rsidR="00793F04" w:rsidRPr="007E0345">
        <w:rPr>
          <w:rFonts w:eastAsia="Humnst777 BT" w:cs="Humnst777 BT"/>
          <w:sz w:val="22"/>
          <w:szCs w:val="22"/>
          <w:highlight w:val="yellow"/>
          <w:rPrChange w:id="62" w:author="Shadbolt, Oliver (o.shadbolt101@canterbury.ac.uk)" w:date="2020-01-02T22:47:00Z">
            <w:rPr>
              <w:rFonts w:eastAsia="Humnst777 BT" w:cs="Humnst777 BT"/>
              <w:sz w:val="22"/>
              <w:szCs w:val="22"/>
            </w:rPr>
          </w:rPrChange>
        </w:rPr>
        <w:t xml:space="preserve">the </w:t>
      </w:r>
      <w:r w:rsidRPr="007E0345">
        <w:rPr>
          <w:rFonts w:eastAsia="Humnst777 BT" w:cs="Humnst777 BT"/>
          <w:sz w:val="22"/>
          <w:szCs w:val="22"/>
          <w:highlight w:val="yellow"/>
          <w:rPrChange w:id="63" w:author="Shadbolt, Oliver (o.shadbolt101@canterbury.ac.uk)" w:date="2020-01-02T22:47:00Z">
            <w:rPr>
              <w:rFonts w:eastAsia="Humnst777 BT" w:cs="Humnst777 BT"/>
              <w:sz w:val="22"/>
              <w:szCs w:val="22"/>
            </w:rPr>
          </w:rPrChange>
        </w:rPr>
        <w:t xml:space="preserve">GUI, </w:t>
      </w:r>
      <w:r w:rsidR="00145A81" w:rsidRPr="007E0345">
        <w:rPr>
          <w:rFonts w:eastAsia="Humnst777 BT" w:cs="Humnst777 BT"/>
          <w:sz w:val="22"/>
          <w:szCs w:val="22"/>
          <w:highlight w:val="yellow"/>
          <w:rPrChange w:id="64" w:author="Shadbolt, Oliver (o.shadbolt101@canterbury.ac.uk)" w:date="2020-01-02T22:47:00Z">
            <w:rPr>
              <w:rFonts w:eastAsia="Humnst777 BT" w:cs="Humnst777 BT"/>
              <w:sz w:val="22"/>
              <w:szCs w:val="22"/>
            </w:rPr>
          </w:rPrChange>
        </w:rPr>
        <w:t>b</w:t>
      </w:r>
      <w:r w:rsidRPr="007E0345">
        <w:rPr>
          <w:rFonts w:eastAsia="Humnst777 BT" w:cs="Humnst777 BT"/>
          <w:sz w:val="22"/>
          <w:szCs w:val="22"/>
          <w:highlight w:val="yellow"/>
          <w:rPrChange w:id="65" w:author="Shadbolt, Oliver (o.shadbolt101@canterbury.ac.uk)" w:date="2020-01-02T22:47:00Z">
            <w:rPr>
              <w:rFonts w:eastAsia="Humnst777 BT" w:cs="Humnst777 BT"/>
              <w:sz w:val="22"/>
              <w:szCs w:val="22"/>
            </w:rPr>
          </w:rPrChange>
        </w:rPr>
        <w:t>uttons on the floor illuminate when pressed. The illumination is cancelled when the lift arrives at the floor.</w:t>
      </w:r>
    </w:p>
    <w:p w14:paraId="5B650422" w14:textId="30DAF92B" w:rsidR="007665ED" w:rsidRPr="007665ED" w:rsidRDefault="007665ED" w:rsidP="00AA4198">
      <w:pPr>
        <w:pStyle w:val="ListParagraph"/>
        <w:numPr>
          <w:ilvl w:val="0"/>
          <w:numId w:val="21"/>
        </w:numPr>
        <w:spacing w:after="120"/>
        <w:contextualSpacing w:val="0"/>
        <w:rPr>
          <w:rFonts w:eastAsia="Humnst777 BT" w:cs="Humnst777 BT"/>
          <w:sz w:val="22"/>
          <w:szCs w:val="22"/>
        </w:rPr>
      </w:pPr>
      <w:r>
        <w:rPr>
          <w:rFonts w:eastAsia="Humnst777 BT" w:cs="Humnst777 BT"/>
          <w:sz w:val="22"/>
          <w:szCs w:val="22"/>
        </w:rPr>
        <w:t xml:space="preserve">In </w:t>
      </w:r>
      <w:r w:rsidR="00793F04">
        <w:rPr>
          <w:rFonts w:eastAsia="Humnst777 BT" w:cs="Humnst777 BT"/>
          <w:sz w:val="22"/>
          <w:szCs w:val="22"/>
        </w:rPr>
        <w:t xml:space="preserve">the </w:t>
      </w:r>
      <w:r>
        <w:rPr>
          <w:rFonts w:eastAsia="Humnst777 BT" w:cs="Humnst777 BT"/>
          <w:sz w:val="22"/>
          <w:szCs w:val="22"/>
        </w:rPr>
        <w:t xml:space="preserve">GUI, </w:t>
      </w:r>
      <w:r w:rsidR="0034273F">
        <w:rPr>
          <w:rFonts w:eastAsia="Humnst777 BT" w:cs="Humnst777 BT"/>
          <w:sz w:val="22"/>
          <w:szCs w:val="22"/>
        </w:rPr>
        <w:t>e</w:t>
      </w:r>
      <w:r w:rsidRPr="007665ED">
        <w:rPr>
          <w:rFonts w:eastAsia="Humnst777 BT" w:cs="Humnst777 BT"/>
          <w:sz w:val="22"/>
          <w:szCs w:val="22"/>
        </w:rPr>
        <w:t>ach user on the floor has an image of a person</w:t>
      </w:r>
      <w:r w:rsidR="00D27661">
        <w:rPr>
          <w:rFonts w:eastAsia="Humnst777 BT" w:cs="Humnst777 BT"/>
          <w:sz w:val="22"/>
          <w:szCs w:val="22"/>
        </w:rPr>
        <w:t>.</w:t>
      </w:r>
      <w:r w:rsidRPr="007665ED">
        <w:rPr>
          <w:rFonts w:eastAsia="Humnst777 BT" w:cs="Humnst777 BT"/>
          <w:sz w:val="22"/>
          <w:szCs w:val="22"/>
        </w:rPr>
        <w:t xml:space="preserve"> No need to use different images of people; </w:t>
      </w:r>
      <w:r w:rsidR="00D27661">
        <w:rPr>
          <w:rFonts w:eastAsia="Humnst777 BT" w:cs="Humnst777 BT"/>
          <w:sz w:val="22"/>
          <w:szCs w:val="22"/>
        </w:rPr>
        <w:t>the same</w:t>
      </w:r>
      <w:r w:rsidR="00D27661" w:rsidRPr="007665ED">
        <w:rPr>
          <w:rFonts w:eastAsia="Humnst777 BT" w:cs="Humnst777 BT"/>
          <w:sz w:val="22"/>
          <w:szCs w:val="22"/>
        </w:rPr>
        <w:t xml:space="preserve"> </w:t>
      </w:r>
      <w:r w:rsidRPr="007665ED">
        <w:rPr>
          <w:rFonts w:eastAsia="Humnst777 BT" w:cs="Humnst777 BT"/>
          <w:sz w:val="22"/>
          <w:szCs w:val="22"/>
        </w:rPr>
        <w:t xml:space="preserve">image of a person is </w:t>
      </w:r>
      <w:r w:rsidR="00F711BA" w:rsidRPr="007665ED">
        <w:rPr>
          <w:rFonts w:eastAsia="Humnst777 BT" w:cs="Humnst777 BT"/>
          <w:sz w:val="22"/>
          <w:szCs w:val="22"/>
        </w:rPr>
        <w:t>enough</w:t>
      </w:r>
      <w:r w:rsidR="00F711BA">
        <w:rPr>
          <w:rFonts w:eastAsia="Humnst777 BT" w:cs="Humnst777 BT"/>
          <w:sz w:val="22"/>
          <w:szCs w:val="22"/>
        </w:rPr>
        <w:t>;</w:t>
      </w:r>
      <w:r w:rsidR="00D27661">
        <w:rPr>
          <w:rFonts w:eastAsia="Humnst777 BT" w:cs="Humnst777 BT"/>
          <w:sz w:val="22"/>
          <w:szCs w:val="22"/>
        </w:rPr>
        <w:t xml:space="preserve"> it </w:t>
      </w:r>
      <w:r w:rsidRPr="007665ED">
        <w:rPr>
          <w:rFonts w:eastAsia="Humnst777 BT" w:cs="Humnst777 BT"/>
          <w:sz w:val="22"/>
          <w:szCs w:val="22"/>
        </w:rPr>
        <w:t>can be used for all instances of Person</w:t>
      </w:r>
      <w:r w:rsidR="0C034A08" w:rsidRPr="007665ED">
        <w:rPr>
          <w:rFonts w:eastAsia="Humnst777 BT" w:cs="Humnst777 BT"/>
          <w:sz w:val="22"/>
          <w:szCs w:val="22"/>
        </w:rPr>
        <w:t>’s</w:t>
      </w:r>
      <w:r w:rsidRPr="007665ED">
        <w:rPr>
          <w:rFonts w:eastAsia="Humnst777 BT" w:cs="Humnst777 BT"/>
          <w:sz w:val="22"/>
          <w:szCs w:val="22"/>
        </w:rPr>
        <w:t xml:space="preserve"> </w:t>
      </w:r>
      <w:proofErr w:type="gramStart"/>
      <w:r w:rsidRPr="007665ED">
        <w:rPr>
          <w:rFonts w:eastAsia="Humnst777 BT" w:cs="Humnst777 BT"/>
          <w:sz w:val="22"/>
          <w:szCs w:val="22"/>
        </w:rPr>
        <w:t>generated</w:t>
      </w:r>
      <w:r>
        <w:rPr>
          <w:rFonts w:eastAsia="Humnst777 BT" w:cs="Humnst777 BT"/>
          <w:sz w:val="22"/>
          <w:szCs w:val="22"/>
        </w:rPr>
        <w:t>,</w:t>
      </w:r>
      <w:proofErr w:type="gramEnd"/>
      <w:r w:rsidRPr="007665ED">
        <w:rPr>
          <w:rFonts w:eastAsia="Humnst777 BT" w:cs="Humnst777 BT"/>
          <w:sz w:val="22"/>
          <w:szCs w:val="22"/>
        </w:rPr>
        <w:t xml:space="preserve"> </w:t>
      </w:r>
      <w:r>
        <w:rPr>
          <w:rFonts w:eastAsia="Humnst777 BT" w:cs="Humnst777 BT"/>
          <w:sz w:val="22"/>
          <w:szCs w:val="22"/>
        </w:rPr>
        <w:t>the person</w:t>
      </w:r>
      <w:r w:rsidRPr="007665ED">
        <w:rPr>
          <w:rFonts w:eastAsia="Humnst777 BT" w:cs="Humnst777 BT"/>
          <w:sz w:val="22"/>
          <w:szCs w:val="22"/>
        </w:rPr>
        <w:t xml:space="preserve"> </w:t>
      </w:r>
      <w:r>
        <w:rPr>
          <w:rFonts w:eastAsia="Humnst777 BT" w:cs="Humnst777 BT"/>
          <w:sz w:val="22"/>
          <w:szCs w:val="22"/>
        </w:rPr>
        <w:t xml:space="preserve">image </w:t>
      </w:r>
      <w:r w:rsidRPr="007665ED">
        <w:rPr>
          <w:rFonts w:eastAsia="Humnst777 BT" w:cs="Humnst777 BT"/>
          <w:sz w:val="22"/>
          <w:szCs w:val="22"/>
        </w:rPr>
        <w:t>is removed from the lift</w:t>
      </w:r>
      <w:r>
        <w:rPr>
          <w:rFonts w:eastAsia="Humnst777 BT" w:cs="Humnst777 BT"/>
          <w:sz w:val="22"/>
          <w:szCs w:val="22"/>
        </w:rPr>
        <w:t xml:space="preserve"> on </w:t>
      </w:r>
      <w:r w:rsidR="00F442DF">
        <w:rPr>
          <w:rFonts w:eastAsia="Humnst777 BT" w:cs="Humnst777 BT"/>
          <w:sz w:val="22"/>
          <w:szCs w:val="22"/>
        </w:rPr>
        <w:t>e</w:t>
      </w:r>
      <w:r>
        <w:rPr>
          <w:rFonts w:eastAsia="Humnst777 BT" w:cs="Humnst777 BT"/>
          <w:sz w:val="22"/>
          <w:szCs w:val="22"/>
        </w:rPr>
        <w:t>xit</w:t>
      </w:r>
      <w:r w:rsidRPr="007665ED">
        <w:rPr>
          <w:rFonts w:eastAsia="Humnst777 BT" w:cs="Humnst777 BT"/>
          <w:sz w:val="22"/>
          <w:szCs w:val="22"/>
        </w:rPr>
        <w:t>.</w:t>
      </w:r>
      <w:r>
        <w:rPr>
          <w:rFonts w:eastAsia="Humnst777 BT" w:cs="Humnst777 BT"/>
          <w:sz w:val="22"/>
          <w:szCs w:val="22"/>
        </w:rPr>
        <w:t xml:space="preserve"> </w:t>
      </w:r>
    </w:p>
    <w:p w14:paraId="5B650423" w14:textId="77A5B765" w:rsidR="007665ED" w:rsidRPr="007665ED"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 xml:space="preserve">In </w:t>
      </w:r>
      <w:r w:rsidR="00793F04">
        <w:rPr>
          <w:rFonts w:eastAsia="Humnst777 BT" w:cs="Humnst777 BT"/>
          <w:sz w:val="22"/>
          <w:szCs w:val="22"/>
        </w:rPr>
        <w:t xml:space="preserve">the </w:t>
      </w:r>
      <w:r w:rsidRPr="007665ED">
        <w:rPr>
          <w:rFonts w:eastAsia="Humnst777 BT" w:cs="Humnst777 BT"/>
          <w:sz w:val="22"/>
          <w:szCs w:val="22"/>
        </w:rPr>
        <w:t>GUI, when the door is open, you should see the people inside the lift before the door is closed.</w:t>
      </w:r>
    </w:p>
    <w:p w14:paraId="5B650424" w14:textId="77777777" w:rsidR="007665ED" w:rsidRPr="007665ED" w:rsidRDefault="007665ED" w:rsidP="00AA4198">
      <w:pPr>
        <w:pStyle w:val="ListParagraph"/>
        <w:numPr>
          <w:ilvl w:val="0"/>
          <w:numId w:val="21"/>
        </w:numPr>
        <w:spacing w:after="120"/>
        <w:contextualSpacing w:val="0"/>
        <w:rPr>
          <w:rFonts w:eastAsia="Humnst777 BT" w:cs="Humnst777 BT"/>
          <w:sz w:val="22"/>
          <w:szCs w:val="22"/>
        </w:rPr>
      </w:pPr>
      <w:r w:rsidRPr="007665ED">
        <w:rPr>
          <w:rFonts w:eastAsia="Humnst777 BT" w:cs="Humnst777 BT"/>
          <w:sz w:val="22"/>
          <w:szCs w:val="22"/>
        </w:rPr>
        <w:t xml:space="preserve">Your program is required to provide </w:t>
      </w:r>
      <w:r w:rsidR="00244FAC">
        <w:rPr>
          <w:rFonts w:eastAsia="Humnst777 BT" w:cs="Humnst777 BT"/>
          <w:sz w:val="22"/>
          <w:szCs w:val="22"/>
        </w:rPr>
        <w:t>t</w:t>
      </w:r>
      <w:r w:rsidR="00244FAC" w:rsidRPr="007665ED">
        <w:rPr>
          <w:rFonts w:eastAsia="Humnst777 BT" w:cs="Humnst777 BT"/>
          <w:sz w:val="22"/>
          <w:szCs w:val="22"/>
        </w:rPr>
        <w:t xml:space="preserve">hree </w:t>
      </w:r>
      <w:r w:rsidRPr="007665ED">
        <w:rPr>
          <w:rFonts w:eastAsia="Humnst777 BT" w:cs="Humnst777 BT"/>
          <w:sz w:val="22"/>
          <w:szCs w:val="22"/>
        </w:rPr>
        <w:t xml:space="preserve">views; </w:t>
      </w:r>
    </w:p>
    <w:p w14:paraId="5B650425" w14:textId="77777777" w:rsidR="007665ED" w:rsidRPr="007665ED" w:rsidRDefault="007665ED" w:rsidP="007665ED">
      <w:pPr>
        <w:pStyle w:val="ListParagraph"/>
        <w:numPr>
          <w:ilvl w:val="1"/>
          <w:numId w:val="21"/>
        </w:numPr>
        <w:rPr>
          <w:rFonts w:eastAsia="Humnst777 BT" w:cs="Humnst777 BT"/>
          <w:sz w:val="22"/>
          <w:szCs w:val="22"/>
        </w:rPr>
      </w:pPr>
      <w:r w:rsidRPr="007665ED">
        <w:rPr>
          <w:rFonts w:eastAsia="Humnst777 BT" w:cs="Humnst777 BT"/>
          <w:sz w:val="22"/>
          <w:szCs w:val="22"/>
        </w:rPr>
        <w:t>View</w:t>
      </w:r>
      <w:r w:rsidR="00244FAC">
        <w:rPr>
          <w:rFonts w:eastAsia="Humnst777 BT" w:cs="Humnst777 BT"/>
          <w:sz w:val="22"/>
          <w:szCs w:val="22"/>
        </w:rPr>
        <w:t xml:space="preserve"> </w:t>
      </w:r>
      <w:r w:rsidRPr="007665ED">
        <w:rPr>
          <w:rFonts w:eastAsia="Humnst777 BT" w:cs="Humnst777 BT"/>
          <w:sz w:val="22"/>
          <w:szCs w:val="22"/>
        </w:rPr>
        <w:t>1 is normal report on the console, reporting on every event that is happing in the simulation,</w:t>
      </w:r>
    </w:p>
    <w:p w14:paraId="5B650426" w14:textId="60161290" w:rsidR="007665ED" w:rsidRPr="007665ED" w:rsidRDefault="007665ED" w:rsidP="007665ED">
      <w:pPr>
        <w:pStyle w:val="ListParagraph"/>
        <w:numPr>
          <w:ilvl w:val="1"/>
          <w:numId w:val="21"/>
        </w:numPr>
        <w:rPr>
          <w:rFonts w:eastAsia="Humnst777 BT" w:cs="Humnst777 BT"/>
          <w:sz w:val="22"/>
          <w:szCs w:val="22"/>
        </w:rPr>
      </w:pPr>
      <w:r w:rsidRPr="007665ED">
        <w:rPr>
          <w:rFonts w:eastAsia="Humnst777 BT" w:cs="Humnst777 BT"/>
          <w:sz w:val="22"/>
          <w:szCs w:val="22"/>
        </w:rPr>
        <w:t>View</w:t>
      </w:r>
      <w:r w:rsidR="00244FAC">
        <w:rPr>
          <w:rFonts w:eastAsia="Humnst777 BT" w:cs="Humnst777 BT"/>
          <w:sz w:val="22"/>
          <w:szCs w:val="22"/>
        </w:rPr>
        <w:t xml:space="preserve"> </w:t>
      </w:r>
      <w:r w:rsidRPr="007665ED">
        <w:rPr>
          <w:rFonts w:eastAsia="Humnst777 BT" w:cs="Humnst777 BT"/>
          <w:sz w:val="22"/>
          <w:szCs w:val="22"/>
        </w:rPr>
        <w:t xml:space="preserve">2 is the controller </w:t>
      </w:r>
      <w:r w:rsidR="0034273F">
        <w:rPr>
          <w:rFonts w:eastAsia="Humnst777 BT" w:cs="Humnst777 BT"/>
          <w:sz w:val="22"/>
          <w:szCs w:val="22"/>
        </w:rPr>
        <w:t>G</w:t>
      </w:r>
      <w:r w:rsidRPr="007665ED">
        <w:rPr>
          <w:rFonts w:eastAsia="Humnst777 BT" w:cs="Humnst777 BT"/>
          <w:sz w:val="22"/>
          <w:szCs w:val="22"/>
        </w:rPr>
        <w:t xml:space="preserve">UI view, where you provide components that can be used to </w:t>
      </w:r>
      <w:r w:rsidR="008E5346">
        <w:rPr>
          <w:rFonts w:eastAsia="Humnst777 BT" w:cs="Humnst777 BT"/>
          <w:sz w:val="22"/>
          <w:szCs w:val="22"/>
        </w:rPr>
        <w:t>execute each</w:t>
      </w:r>
      <w:r w:rsidRPr="007665ED">
        <w:rPr>
          <w:rFonts w:eastAsia="Humnst777 BT" w:cs="Humnst777 BT"/>
          <w:sz w:val="22"/>
          <w:szCs w:val="22"/>
        </w:rPr>
        <w:t xml:space="preserve"> test case,</w:t>
      </w:r>
    </w:p>
    <w:p w14:paraId="5B650427" w14:textId="77777777" w:rsidR="00173C0A" w:rsidRDefault="007665ED" w:rsidP="007665ED">
      <w:pPr>
        <w:pStyle w:val="ListParagraph"/>
        <w:numPr>
          <w:ilvl w:val="1"/>
          <w:numId w:val="21"/>
        </w:numPr>
        <w:rPr>
          <w:rFonts w:eastAsia="Humnst777 BT" w:cs="Humnst777 BT"/>
          <w:sz w:val="22"/>
          <w:szCs w:val="22"/>
        </w:rPr>
      </w:pPr>
      <w:r w:rsidRPr="007665ED">
        <w:rPr>
          <w:rFonts w:eastAsia="Humnst777 BT" w:cs="Humnst777 BT"/>
          <w:sz w:val="22"/>
          <w:szCs w:val="22"/>
        </w:rPr>
        <w:t>View</w:t>
      </w:r>
      <w:r w:rsidR="00244FAC">
        <w:rPr>
          <w:rFonts w:eastAsia="Humnst777 BT" w:cs="Humnst777 BT"/>
          <w:sz w:val="22"/>
          <w:szCs w:val="22"/>
        </w:rPr>
        <w:t xml:space="preserve"> </w:t>
      </w:r>
      <w:r w:rsidRPr="007665ED">
        <w:rPr>
          <w:rFonts w:eastAsia="Humnst777 BT" w:cs="Humnst777 BT"/>
          <w:sz w:val="22"/>
          <w:szCs w:val="22"/>
        </w:rPr>
        <w:t xml:space="preserve">3 is an animated GUI reflecting the lift simulation, this worth 20% bonus mark.  </w:t>
      </w:r>
    </w:p>
    <w:p w14:paraId="5B650428" w14:textId="77777777" w:rsidR="00AA4198" w:rsidRPr="00AA4198" w:rsidRDefault="00A231F9" w:rsidP="00AA4198">
      <w:pPr>
        <w:pStyle w:val="ListParagraph"/>
        <w:numPr>
          <w:ilvl w:val="0"/>
          <w:numId w:val="21"/>
        </w:numPr>
        <w:spacing w:after="120"/>
        <w:ind w:left="714" w:right="692" w:hanging="357"/>
        <w:contextualSpacing w:val="0"/>
        <w:rPr>
          <w:sz w:val="22"/>
          <w:szCs w:val="22"/>
        </w:rPr>
      </w:pPr>
      <w:r w:rsidRPr="00A231F9">
        <w:rPr>
          <w:rFonts w:eastAsia="Humnst777 BT" w:cs="Humnst777 BT"/>
          <w:sz w:val="22"/>
          <w:szCs w:val="22"/>
        </w:rPr>
        <w:t xml:space="preserve">The above is only a brief outline of the required information system and it is your task to analyse the system and identify requirements before designing and implementing a suitable solution.  If you feel that the description is ambiguous in any way, then you must list </w:t>
      </w:r>
      <w:r w:rsidR="00244FAC">
        <w:rPr>
          <w:rFonts w:eastAsia="Humnst777 BT" w:cs="Humnst777 BT"/>
          <w:sz w:val="22"/>
          <w:szCs w:val="22"/>
        </w:rPr>
        <w:t>the</w:t>
      </w:r>
      <w:r w:rsidR="00244FAC" w:rsidRPr="00A231F9">
        <w:rPr>
          <w:rFonts w:eastAsia="Humnst777 BT" w:cs="Humnst777 BT"/>
          <w:sz w:val="22"/>
          <w:szCs w:val="22"/>
        </w:rPr>
        <w:t xml:space="preserve"> </w:t>
      </w:r>
      <w:r w:rsidRPr="00A231F9">
        <w:rPr>
          <w:rFonts w:eastAsia="Humnst777 BT" w:cs="Humnst777 BT"/>
          <w:sz w:val="22"/>
          <w:szCs w:val="22"/>
        </w:rPr>
        <w:t>assumpt</w:t>
      </w:r>
      <w:r w:rsidR="00F442DF">
        <w:rPr>
          <w:rFonts w:eastAsia="Humnst777 BT" w:cs="Humnst777 BT"/>
          <w:sz w:val="22"/>
          <w:szCs w:val="22"/>
        </w:rPr>
        <w:t>ions you make, and discuss your ideas with the tutor in tutorial sessions.</w:t>
      </w:r>
    </w:p>
    <w:p w14:paraId="5B650429" w14:textId="2D413AA1" w:rsidR="00A231F9" w:rsidRDefault="00A231F9" w:rsidP="00AA4198">
      <w:pPr>
        <w:pStyle w:val="ListParagraph"/>
        <w:numPr>
          <w:ilvl w:val="0"/>
          <w:numId w:val="21"/>
        </w:numPr>
        <w:spacing w:after="120"/>
        <w:ind w:left="714" w:right="692" w:hanging="357"/>
        <w:contextualSpacing w:val="0"/>
        <w:rPr>
          <w:rFonts w:eastAsia="Humnst777 BT" w:cs="Humnst777 BT"/>
          <w:sz w:val="22"/>
          <w:szCs w:val="22"/>
        </w:rPr>
      </w:pPr>
      <w:r w:rsidRPr="00A231F9">
        <w:rPr>
          <w:rFonts w:eastAsia="Humnst777 BT" w:cs="Humnst777 BT"/>
          <w:sz w:val="22"/>
          <w:szCs w:val="22"/>
        </w:rPr>
        <w:t xml:space="preserve"> </w:t>
      </w:r>
      <w:r w:rsidRPr="00AA4198">
        <w:rPr>
          <w:rFonts w:eastAsia="Humnst777 BT" w:cs="Humnst777 BT"/>
          <w:sz w:val="22"/>
          <w:szCs w:val="22"/>
        </w:rPr>
        <w:t xml:space="preserve">You might benefit from the following image to get an idea about the initial view before people are generated and the lift is used. Here, we have two doors, two buttons, two floors, wall and the lift behind one of these doors. You need to have your own images. </w:t>
      </w:r>
    </w:p>
    <w:p w14:paraId="3A731013" w14:textId="7AF49D5A" w:rsidR="00DD0A45" w:rsidRPr="000F336A" w:rsidRDefault="00DD0A45" w:rsidP="000F336A">
      <w:pPr>
        <w:pStyle w:val="ListParagraph"/>
        <w:numPr>
          <w:ilvl w:val="0"/>
          <w:numId w:val="21"/>
        </w:numPr>
        <w:spacing w:after="120"/>
        <w:ind w:left="714" w:right="692" w:hanging="357"/>
        <w:contextualSpacing w:val="0"/>
        <w:rPr>
          <w:rFonts w:ascii="Courier New" w:eastAsia="Humnst777 BT" w:hAnsi="Courier New" w:cs="Courier New"/>
          <w:sz w:val="22"/>
          <w:szCs w:val="22"/>
        </w:rPr>
      </w:pPr>
      <w:r>
        <w:rPr>
          <w:rFonts w:eastAsia="Humnst777 BT" w:cs="Humnst777 BT"/>
          <w:sz w:val="22"/>
          <w:szCs w:val="22"/>
        </w:rPr>
        <w:t xml:space="preserve">Use the computer time to start </w:t>
      </w:r>
      <w:r w:rsidR="000F336A">
        <w:rPr>
          <w:rFonts w:eastAsia="Humnst777 BT" w:cs="Humnst777 BT"/>
          <w:sz w:val="22"/>
          <w:szCs w:val="22"/>
        </w:rPr>
        <w:t xml:space="preserve">each text </w:t>
      </w:r>
      <w:r>
        <w:rPr>
          <w:rFonts w:eastAsia="Humnst777 BT" w:cs="Humnst777 BT"/>
          <w:sz w:val="22"/>
          <w:szCs w:val="22"/>
        </w:rPr>
        <w:t>message</w:t>
      </w:r>
      <w:r w:rsidR="000F336A">
        <w:rPr>
          <w:rFonts w:eastAsia="Humnst777 BT" w:cs="Humnst777 BT"/>
          <w:sz w:val="22"/>
          <w:szCs w:val="22"/>
        </w:rPr>
        <w:t xml:space="preserve"> with the time where each event takes place ; display the time using the format </w:t>
      </w:r>
      <w:r w:rsidR="000F336A" w:rsidRPr="000F336A">
        <w:rPr>
          <w:rFonts w:ascii="Courier New" w:eastAsia="Humnst777 BT" w:hAnsi="Courier New" w:cs="Courier New"/>
          <w:sz w:val="22"/>
          <w:szCs w:val="22"/>
        </w:rPr>
        <w:t>“</w:t>
      </w:r>
      <w:proofErr w:type="spellStart"/>
      <w:r w:rsidR="000F336A" w:rsidRPr="000F336A">
        <w:rPr>
          <w:rFonts w:ascii="Courier New" w:eastAsia="Humnst777 BT" w:hAnsi="Courier New" w:cs="Courier New"/>
          <w:sz w:val="22"/>
          <w:szCs w:val="22"/>
        </w:rPr>
        <w:t>yyyy</w:t>
      </w:r>
      <w:proofErr w:type="spellEnd"/>
      <w:r w:rsidR="000F336A" w:rsidRPr="000F336A">
        <w:rPr>
          <w:rFonts w:ascii="Courier New" w:eastAsia="Humnst777 BT" w:hAnsi="Courier New" w:cs="Courier New"/>
          <w:sz w:val="22"/>
          <w:szCs w:val="22"/>
        </w:rPr>
        <w:t xml:space="preserve">-MM-dd </w:t>
      </w:r>
      <w:proofErr w:type="spellStart"/>
      <w:r w:rsidR="000F336A" w:rsidRPr="000F336A">
        <w:rPr>
          <w:rFonts w:ascii="Courier New" w:eastAsia="Humnst777 BT" w:hAnsi="Courier New" w:cs="Courier New"/>
          <w:sz w:val="22"/>
          <w:szCs w:val="22"/>
        </w:rPr>
        <w:t>HH:mm:ss.SSS</w:t>
      </w:r>
      <w:proofErr w:type="spellEnd"/>
      <w:r w:rsidR="000F336A" w:rsidRPr="000F336A">
        <w:rPr>
          <w:rFonts w:ascii="Courier New" w:eastAsia="Humnst777 BT" w:hAnsi="Courier New" w:cs="Courier New"/>
          <w:sz w:val="22"/>
          <w:szCs w:val="22"/>
        </w:rPr>
        <w:t xml:space="preserve">” </w:t>
      </w:r>
    </w:p>
    <w:p w14:paraId="5B65042A" w14:textId="77777777" w:rsidR="00A231F9" w:rsidRDefault="00A231F9" w:rsidP="00A231F9">
      <w:pPr>
        <w:pStyle w:val="ListParagraph"/>
        <w:overflowPunct/>
        <w:autoSpaceDE/>
        <w:autoSpaceDN/>
        <w:adjustRightInd/>
        <w:spacing w:after="200" w:line="276" w:lineRule="auto"/>
        <w:textAlignment w:val="auto"/>
        <w:rPr>
          <w:i/>
        </w:rPr>
      </w:pPr>
      <w:r w:rsidRPr="00AA4198">
        <w:rPr>
          <w:i/>
        </w:rPr>
        <w:t xml:space="preserve">Images used here are modified versions of images used in lift simulation example provided in </w:t>
      </w:r>
      <w:proofErr w:type="spellStart"/>
      <w:r w:rsidR="00244FAC">
        <w:rPr>
          <w:i/>
        </w:rPr>
        <w:t>Kolling</w:t>
      </w:r>
      <w:proofErr w:type="spellEnd"/>
      <w:r w:rsidR="00244FAC">
        <w:rPr>
          <w:i/>
        </w:rPr>
        <w:t>, M. (2009)</w:t>
      </w:r>
      <w:r w:rsidRPr="00AA4198">
        <w:rPr>
          <w:i/>
        </w:rPr>
        <w:t xml:space="preserve"> “Introduction to Programming with </w:t>
      </w:r>
      <w:proofErr w:type="spellStart"/>
      <w:r w:rsidRPr="00AA4198">
        <w:rPr>
          <w:i/>
        </w:rPr>
        <w:t>Greenfoot</w:t>
      </w:r>
      <w:proofErr w:type="spellEnd"/>
      <w:r w:rsidRPr="00AA4198">
        <w:rPr>
          <w:i/>
        </w:rPr>
        <w:t>: Object-Oriented Programming in Java with Games and Simulations</w:t>
      </w:r>
      <w:r w:rsidR="00244FAC">
        <w:rPr>
          <w:i/>
        </w:rPr>
        <w:t>.”</w:t>
      </w:r>
    </w:p>
    <w:p w14:paraId="5B65042B" w14:textId="77777777" w:rsidR="00AA4198" w:rsidRPr="00AA4198" w:rsidRDefault="00AA4198" w:rsidP="00A231F9">
      <w:pPr>
        <w:pStyle w:val="ListParagraph"/>
        <w:overflowPunct/>
        <w:autoSpaceDE/>
        <w:autoSpaceDN/>
        <w:adjustRightInd/>
        <w:spacing w:after="200" w:line="276" w:lineRule="auto"/>
        <w:textAlignment w:val="auto"/>
        <w:rPr>
          <w:i/>
        </w:rPr>
      </w:pPr>
    </w:p>
    <w:p w14:paraId="5B65042C" w14:textId="77777777" w:rsidR="00A231F9" w:rsidRDefault="00A231F9" w:rsidP="00A231F9">
      <w:pPr>
        <w:pStyle w:val="ListParagraph"/>
      </w:pPr>
      <w:r>
        <w:rPr>
          <w:noProof/>
          <w:lang w:eastAsia="en-GB"/>
        </w:rPr>
        <w:drawing>
          <wp:inline distT="0" distB="0" distL="0" distR="0" wp14:anchorId="5B650502" wp14:editId="5B650503">
            <wp:extent cx="3698240" cy="2783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48259" t="15068" r="15700" b="36774"/>
                    <a:stretch>
                      <a:fillRect/>
                    </a:stretch>
                  </pic:blipFill>
                  <pic:spPr bwMode="auto">
                    <a:xfrm>
                      <a:off x="0" y="0"/>
                      <a:ext cx="3698240" cy="2783840"/>
                    </a:xfrm>
                    <a:prstGeom prst="rect">
                      <a:avLst/>
                    </a:prstGeom>
                    <a:noFill/>
                    <a:ln>
                      <a:noFill/>
                    </a:ln>
                  </pic:spPr>
                </pic:pic>
              </a:graphicData>
            </a:graphic>
          </wp:inline>
        </w:drawing>
      </w:r>
    </w:p>
    <w:p w14:paraId="5B65042D" w14:textId="77777777" w:rsidR="00A231F9" w:rsidRPr="00A231F9" w:rsidRDefault="00A231F9" w:rsidP="00AA4198">
      <w:pPr>
        <w:pStyle w:val="ListParagraph"/>
        <w:spacing w:after="5" w:line="249" w:lineRule="auto"/>
        <w:ind w:right="690"/>
        <w:rPr>
          <w:sz w:val="22"/>
          <w:szCs w:val="22"/>
        </w:rPr>
      </w:pPr>
    </w:p>
    <w:p w14:paraId="5B65042E" w14:textId="77777777" w:rsidR="00A231F9" w:rsidRPr="007665ED" w:rsidRDefault="00A231F9" w:rsidP="00A231F9">
      <w:pPr>
        <w:pStyle w:val="ListParagraph"/>
        <w:ind w:left="1440"/>
        <w:rPr>
          <w:rFonts w:eastAsia="Humnst777 BT" w:cs="Humnst777 BT"/>
          <w:sz w:val="22"/>
          <w:szCs w:val="22"/>
        </w:rPr>
      </w:pPr>
    </w:p>
    <w:p w14:paraId="5B65042F" w14:textId="77777777" w:rsidR="00173C0A" w:rsidRDefault="00173C0A" w:rsidP="007665ED">
      <w:pPr>
        <w:rPr>
          <w:rFonts w:eastAsia="Humnst777 BT" w:cs="Humnst777 BT"/>
          <w:sz w:val="22"/>
          <w:szCs w:val="22"/>
        </w:rPr>
      </w:pPr>
    </w:p>
    <w:p w14:paraId="5B650430" w14:textId="77777777" w:rsidR="003637FA" w:rsidRDefault="003637FA" w:rsidP="003637FA">
      <w:r>
        <w:rPr>
          <w:rFonts w:eastAsia="Humnst777 BT" w:cs="Humnst777 BT"/>
          <w:sz w:val="22"/>
        </w:rPr>
        <w:t xml:space="preserve"> </w:t>
      </w:r>
    </w:p>
    <w:p w14:paraId="5B650431" w14:textId="77777777" w:rsidR="005A5BEB" w:rsidRDefault="005A5BEB">
      <w:pPr>
        <w:overflowPunct/>
        <w:autoSpaceDE/>
        <w:autoSpaceDN/>
        <w:adjustRightInd/>
        <w:textAlignment w:val="auto"/>
        <w:rPr>
          <w:b/>
          <w:sz w:val="28"/>
        </w:rPr>
      </w:pPr>
      <w:r>
        <w:br w:type="page"/>
      </w:r>
    </w:p>
    <w:p w14:paraId="5B650432" w14:textId="77777777" w:rsidR="00A231F9" w:rsidRDefault="0034273F" w:rsidP="001F14F0">
      <w:pPr>
        <w:pStyle w:val="Heading1"/>
      </w:pPr>
      <w:r w:rsidRPr="00A231F9">
        <w:lastRenderedPageBreak/>
        <w:t xml:space="preserve">Test Plan: </w:t>
      </w:r>
    </w:p>
    <w:p w14:paraId="5B650433" w14:textId="49D2F8C0" w:rsidR="00A231F9" w:rsidRDefault="0034273F" w:rsidP="00CB0339">
      <w:r>
        <w:t xml:space="preserve">You need to test the following test cases </w:t>
      </w:r>
      <w:r w:rsidR="00793F04">
        <w:t>where generated users use the lift to reach their destination. P</w:t>
      </w:r>
      <w:r>
        <w:t>rovide screen shots of the views</w:t>
      </w:r>
      <w:r w:rsidR="00A231F9">
        <w:t xml:space="preserve"> for each test case;</w:t>
      </w:r>
    </w:p>
    <w:p w14:paraId="5B650435" w14:textId="3D9DC0CE" w:rsidR="00A231F9" w:rsidRDefault="00A231F9" w:rsidP="00A231F9">
      <w:pPr>
        <w:pStyle w:val="ListParagraph"/>
        <w:numPr>
          <w:ilvl w:val="0"/>
          <w:numId w:val="27"/>
        </w:numPr>
        <w:ind w:left="907" w:hanging="397"/>
      </w:pPr>
      <w:r>
        <w:t>Test case 1- The l</w:t>
      </w:r>
      <w:r w:rsidR="002D2742">
        <w:t>i</w:t>
      </w:r>
      <w:r>
        <w:t xml:space="preserve">ft is standing on </w:t>
      </w:r>
      <w:r w:rsidR="00090588">
        <w:t>ground</w:t>
      </w:r>
      <w:r>
        <w:t xml:space="preserve"> floor with its door closed; </w:t>
      </w:r>
      <w:r w:rsidR="002D2742">
        <w:t xml:space="preserve">User1 </w:t>
      </w:r>
      <w:r>
        <w:t xml:space="preserve">is created by the controller and placed on the </w:t>
      </w:r>
      <w:r w:rsidR="00090588">
        <w:t>ground</w:t>
      </w:r>
      <w:r>
        <w:t xml:space="preserve"> floor</w:t>
      </w:r>
      <w:r w:rsidR="00D27661">
        <w:t xml:space="preserve"> and his destination is first floor.</w:t>
      </w:r>
    </w:p>
    <w:p w14:paraId="5B650436" w14:textId="7429B7D5" w:rsidR="00A231F9" w:rsidRDefault="00A231F9" w:rsidP="00A231F9">
      <w:pPr>
        <w:pStyle w:val="ListParagraph"/>
        <w:numPr>
          <w:ilvl w:val="0"/>
          <w:numId w:val="27"/>
        </w:numPr>
        <w:ind w:left="907" w:hanging="397"/>
      </w:pPr>
      <w:r>
        <w:t>Test case 2- The l</w:t>
      </w:r>
      <w:r w:rsidR="002D2742">
        <w:t>i</w:t>
      </w:r>
      <w:r>
        <w:t xml:space="preserve">ft is standing on </w:t>
      </w:r>
      <w:r w:rsidR="00090588">
        <w:t>first</w:t>
      </w:r>
      <w:r>
        <w:t xml:space="preserve"> floor with its door closed; User2 is created by the controller and placed on the </w:t>
      </w:r>
      <w:r w:rsidR="00090588">
        <w:t>ground</w:t>
      </w:r>
      <w:r>
        <w:t xml:space="preserve"> floor</w:t>
      </w:r>
      <w:r w:rsidR="00D27661">
        <w:t>, so and his destination is first floor</w:t>
      </w:r>
      <w:r>
        <w:t>.</w:t>
      </w:r>
    </w:p>
    <w:p w14:paraId="5B650437" w14:textId="67FA7D9E" w:rsidR="00A231F9" w:rsidRDefault="00A231F9" w:rsidP="00A231F9">
      <w:pPr>
        <w:pStyle w:val="ListParagraph"/>
        <w:numPr>
          <w:ilvl w:val="0"/>
          <w:numId w:val="27"/>
        </w:numPr>
        <w:ind w:left="907" w:hanging="397"/>
      </w:pPr>
      <w:r>
        <w:t xml:space="preserve">Test case 3- </w:t>
      </w:r>
      <w:r w:rsidR="00D27661">
        <w:t>The lift is on first floor,</w:t>
      </w:r>
      <w:r>
        <w:t xml:space="preserve"> </w:t>
      </w:r>
      <w:r w:rsidR="00D27661">
        <w:t>and</w:t>
      </w:r>
      <w:r>
        <w:t xml:space="preserve"> user3, user4, and user5 are generated by controller and placed on </w:t>
      </w:r>
      <w:r w:rsidR="00090588">
        <w:t>ground</w:t>
      </w:r>
      <w:r>
        <w:t xml:space="preserve"> floor, at the same time, User6 is generated on the </w:t>
      </w:r>
      <w:r w:rsidR="00090588">
        <w:t>first</w:t>
      </w:r>
      <w:r>
        <w:t xml:space="preserve"> floor, both</w:t>
      </w:r>
      <w:r w:rsidR="00D27661">
        <w:t xml:space="preserve"> floor </w:t>
      </w:r>
      <w:r>
        <w:t>buttons were pressed</w:t>
      </w:r>
      <w:r w:rsidR="00D27661">
        <w:t>.</w:t>
      </w:r>
    </w:p>
    <w:p w14:paraId="5B650438" w14:textId="77777777" w:rsidR="00A231F9" w:rsidRDefault="00A231F9" w:rsidP="00CB0339"/>
    <w:p w14:paraId="5B650439" w14:textId="77777777" w:rsidR="0073318C" w:rsidRPr="0073318C" w:rsidRDefault="003637FA" w:rsidP="001F14F0">
      <w:pPr>
        <w:pStyle w:val="Heading1"/>
      </w:pPr>
      <w:r w:rsidRPr="0073318C">
        <w:t xml:space="preserve"> </w:t>
      </w:r>
      <w:r w:rsidR="0073318C" w:rsidRPr="0073318C">
        <w:t xml:space="preserve">Evaluation and Conclusions: </w:t>
      </w:r>
      <w:r w:rsidR="0073318C" w:rsidRPr="0073318C">
        <w:rPr>
          <w:i/>
          <w:sz w:val="22"/>
          <w:szCs w:val="22"/>
        </w:rPr>
        <w:t>no more than 300 words</w:t>
      </w:r>
    </w:p>
    <w:p w14:paraId="5B65043A" w14:textId="77777777" w:rsidR="0073318C" w:rsidRDefault="0073318C" w:rsidP="0073318C">
      <w:pPr>
        <w:pStyle w:val="ListParagraph"/>
        <w:numPr>
          <w:ilvl w:val="0"/>
          <w:numId w:val="33"/>
        </w:numPr>
      </w:pPr>
      <w:r>
        <w:t>You are required to reflect on the design patterns used</w:t>
      </w:r>
      <w:r w:rsidR="00F442DF">
        <w:t xml:space="preserve"> in your program, discuss how such patterns helped </w:t>
      </w:r>
      <w:r w:rsidR="001E5ADA">
        <w:t>you prepare</w:t>
      </w:r>
      <w:r>
        <w:t xml:space="preserve"> your code for reuse and maintenance.</w:t>
      </w:r>
    </w:p>
    <w:p w14:paraId="5B65043B" w14:textId="77777777" w:rsidR="0073318C" w:rsidRDefault="0073318C" w:rsidP="0073318C">
      <w:pPr>
        <w:pStyle w:val="ListParagraph"/>
        <w:numPr>
          <w:ilvl w:val="0"/>
          <w:numId w:val="33"/>
        </w:numPr>
      </w:pPr>
      <w:r>
        <w:t xml:space="preserve">Evaluate your submission indicating limitations and any areas that do not work. </w:t>
      </w:r>
    </w:p>
    <w:p w14:paraId="5B65043C" w14:textId="77777777" w:rsidR="003637FA" w:rsidRPr="0073318C" w:rsidRDefault="0073318C" w:rsidP="0073318C">
      <w:pPr>
        <w:pStyle w:val="ListParagraph"/>
        <w:numPr>
          <w:ilvl w:val="0"/>
          <w:numId w:val="33"/>
        </w:numPr>
        <w:rPr>
          <w:rFonts w:eastAsia="Humnst777 BT" w:cs="Humnst777 BT"/>
          <w:sz w:val="22"/>
        </w:rPr>
      </w:pPr>
      <w:r>
        <w:t xml:space="preserve">State any suggested improvements to the program.                                                                                                </w:t>
      </w:r>
    </w:p>
    <w:p w14:paraId="5B65043D" w14:textId="77777777" w:rsidR="00AA4198" w:rsidRDefault="00AA4198" w:rsidP="00AA4198">
      <w:pPr>
        <w:rPr>
          <w:b/>
        </w:rPr>
      </w:pPr>
    </w:p>
    <w:p w14:paraId="5B65043E" w14:textId="77777777" w:rsidR="00AA4198" w:rsidRDefault="00AA4198" w:rsidP="001F14F0">
      <w:pPr>
        <w:pStyle w:val="Heading1"/>
      </w:pPr>
      <w:r>
        <w:t>Marking Scheme and Submission</w:t>
      </w:r>
    </w:p>
    <w:p w14:paraId="5B65043F" w14:textId="77777777" w:rsidR="00AA4198" w:rsidRDefault="00512574" w:rsidP="001F14F0">
      <w:r>
        <w:t>The total mark of</w:t>
      </w:r>
      <w:r w:rsidR="00AA4198">
        <w:t xml:space="preserve"> this assignment is </w:t>
      </w:r>
      <w:r w:rsidR="00AA4198" w:rsidRPr="00B60B69">
        <w:rPr>
          <w:b/>
          <w:bCs/>
        </w:rPr>
        <w:t>120 to be cap</w:t>
      </w:r>
      <w:r w:rsidRPr="00B60B69">
        <w:rPr>
          <w:b/>
          <w:bCs/>
        </w:rPr>
        <w:t>p</w:t>
      </w:r>
      <w:r w:rsidR="00AA4198" w:rsidRPr="00B60B69">
        <w:rPr>
          <w:b/>
          <w:bCs/>
        </w:rPr>
        <w:t xml:space="preserve">ed </w:t>
      </w:r>
      <w:r w:rsidRPr="00B60B69">
        <w:rPr>
          <w:b/>
          <w:bCs/>
        </w:rPr>
        <w:t>at</w:t>
      </w:r>
      <w:r w:rsidR="00AA4198" w:rsidRPr="00B60B69">
        <w:rPr>
          <w:b/>
          <w:bCs/>
        </w:rPr>
        <w:t xml:space="preserve"> 100</w:t>
      </w:r>
      <w:r w:rsidRPr="00B60B69">
        <w:rPr>
          <w:b/>
          <w:bCs/>
        </w:rPr>
        <w:t>, hence you have 20% bonus marks</w:t>
      </w:r>
      <w:r w:rsidR="00AA4198" w:rsidRPr="00B60B69">
        <w:rPr>
          <w:b/>
          <w:bCs/>
        </w:rPr>
        <w:t xml:space="preserve"> in the marking scheme</w:t>
      </w:r>
      <w:r w:rsidR="00AA4198">
        <w:t>. Your submission will be marked per the marking scheme included on the last page of this assignment brief.</w:t>
      </w:r>
    </w:p>
    <w:p w14:paraId="5B650440" w14:textId="77777777" w:rsidR="00AA4198" w:rsidRDefault="00AA4198" w:rsidP="00AA4198">
      <w:pPr>
        <w:ind w:left="714"/>
      </w:pPr>
    </w:p>
    <w:p w14:paraId="5B650441" w14:textId="77777777" w:rsidR="00AA4198" w:rsidRDefault="00AA4198" w:rsidP="001F14F0">
      <w:pPr>
        <w:pStyle w:val="Heading2"/>
      </w:pPr>
      <w:r>
        <w:t>Submission</w:t>
      </w:r>
    </w:p>
    <w:p w14:paraId="5B650442" w14:textId="77777777" w:rsidR="00C26C04" w:rsidRPr="00F54C49" w:rsidRDefault="00C26C04" w:rsidP="001F14F0">
      <w:pPr>
        <w:pStyle w:val="ListParagraph"/>
        <w:numPr>
          <w:ilvl w:val="0"/>
          <w:numId w:val="38"/>
        </w:numPr>
      </w:pPr>
      <w:r w:rsidRPr="00F54C49">
        <w:t>The report should have an appropriate Title Page and a Contents Page, and each page is to be numbered.</w:t>
      </w:r>
      <w:bookmarkStart w:id="66" w:name="_GoBack"/>
      <w:bookmarkEnd w:id="66"/>
    </w:p>
    <w:p w14:paraId="5B650443" w14:textId="77777777" w:rsidR="00C26C04" w:rsidRPr="00F54C49" w:rsidRDefault="00C26C04" w:rsidP="001F14F0">
      <w:pPr>
        <w:pStyle w:val="ListParagraph"/>
        <w:numPr>
          <w:ilvl w:val="0"/>
          <w:numId w:val="38"/>
        </w:numPr>
      </w:pPr>
      <w:r w:rsidRPr="00F54C49">
        <w:t xml:space="preserve">The title page should have the following information: </w:t>
      </w:r>
    </w:p>
    <w:p w14:paraId="5B650444" w14:textId="77777777" w:rsidR="00C26C04" w:rsidRPr="00F54C49" w:rsidRDefault="00C26C04" w:rsidP="001F14F0">
      <w:pPr>
        <w:pStyle w:val="ListParagraph"/>
        <w:numPr>
          <w:ilvl w:val="0"/>
          <w:numId w:val="38"/>
        </w:numPr>
      </w:pPr>
      <w:r w:rsidRPr="00F54C49">
        <w:t>Course Code, Course Title, Assignment Title, Lecturer’s Name, Student’s Name</w:t>
      </w:r>
    </w:p>
    <w:p w14:paraId="5B650445" w14:textId="77777777" w:rsidR="00C26C04" w:rsidRPr="00F54C49" w:rsidRDefault="00C26C04" w:rsidP="001F14F0">
      <w:pPr>
        <w:pStyle w:val="ListParagraph"/>
        <w:numPr>
          <w:ilvl w:val="0"/>
          <w:numId w:val="38"/>
        </w:numPr>
      </w:pPr>
      <w:r w:rsidRPr="00F54C49">
        <w:t xml:space="preserve">Academic Year, Hand in Date, and the number of hours you spent working on this assignment; this should be an estimated number, keeping a record of the time spent working on this assignment will help you progress.  </w:t>
      </w:r>
    </w:p>
    <w:p w14:paraId="5B650446" w14:textId="77777777" w:rsidR="00C26C04" w:rsidRPr="00506EAA" w:rsidRDefault="00C26C04" w:rsidP="001F14F0"/>
    <w:p w14:paraId="5B650447" w14:textId="02FD5E52" w:rsidR="00C26C04" w:rsidRDefault="00AA4198" w:rsidP="001F14F0">
      <w:pPr>
        <w:pStyle w:val="Heading3"/>
        <w:jc w:val="left"/>
      </w:pPr>
      <w:r>
        <w:t>Submit via Turnitin:</w:t>
      </w:r>
      <w:r w:rsidR="007405EA" w:rsidRPr="007405EA">
        <w:t xml:space="preserve"> </w:t>
      </w:r>
    </w:p>
    <w:p w14:paraId="4D182ECE" w14:textId="77777777" w:rsidR="00BE4F7E" w:rsidRPr="00D27661" w:rsidRDefault="00BE4F7E" w:rsidP="00D27661"/>
    <w:p w14:paraId="0DD6D701" w14:textId="0602EA21" w:rsidR="00BE4F7E" w:rsidRDefault="00BE4F7E" w:rsidP="00BE4F7E">
      <w:pPr>
        <w:pStyle w:val="ListParagraph"/>
        <w:numPr>
          <w:ilvl w:val="0"/>
          <w:numId w:val="30"/>
        </w:numPr>
        <w:overflowPunct/>
        <w:autoSpaceDE/>
        <w:autoSpaceDN/>
        <w:adjustRightInd/>
        <w:spacing w:after="200" w:line="276" w:lineRule="auto"/>
        <w:textAlignment w:val="auto"/>
      </w:pPr>
      <w:r w:rsidRPr="00456AB0">
        <w:rPr>
          <w:b/>
        </w:rPr>
        <w:t>CODE-Submission only</w:t>
      </w:r>
      <w:r>
        <w:t xml:space="preserve"> - submit the project code via the link provided for -</w:t>
      </w:r>
      <w:r w:rsidRPr="00456AB0">
        <w:rPr>
          <w:b/>
        </w:rPr>
        <w:t xml:space="preserve"> </w:t>
      </w:r>
      <w:r>
        <w:t>a compressed folder that include the full java project code. The program will be marked using Eclipse IDE.</w:t>
      </w:r>
    </w:p>
    <w:p w14:paraId="38DCA046" w14:textId="77777777" w:rsidR="00BE4F7E" w:rsidRDefault="00BE4F7E" w:rsidP="00D27661">
      <w:pPr>
        <w:pStyle w:val="ListParagraph"/>
        <w:overflowPunct/>
        <w:autoSpaceDE/>
        <w:autoSpaceDN/>
        <w:adjustRightInd/>
        <w:spacing w:after="200" w:line="276" w:lineRule="auto"/>
        <w:textAlignment w:val="auto"/>
      </w:pPr>
    </w:p>
    <w:p w14:paraId="5B65044A" w14:textId="77777777" w:rsidR="00C66E36" w:rsidRDefault="00AA4198" w:rsidP="009F2D4E">
      <w:pPr>
        <w:pStyle w:val="ListParagraph"/>
        <w:numPr>
          <w:ilvl w:val="0"/>
          <w:numId w:val="30"/>
        </w:numPr>
        <w:overflowPunct/>
        <w:autoSpaceDE/>
        <w:autoSpaceDN/>
        <w:adjustRightInd/>
        <w:spacing w:after="200" w:line="276" w:lineRule="auto"/>
        <w:textAlignment w:val="auto"/>
      </w:pPr>
      <w:r>
        <w:rPr>
          <w:b/>
        </w:rPr>
        <w:t xml:space="preserve">The </w:t>
      </w:r>
      <w:r w:rsidR="00C26C04">
        <w:rPr>
          <w:b/>
        </w:rPr>
        <w:t>Report</w:t>
      </w:r>
      <w:r w:rsidR="00C26C04">
        <w:t xml:space="preserve"> </w:t>
      </w:r>
      <w:r>
        <w:t xml:space="preserve">- </w:t>
      </w:r>
      <w:r>
        <w:rPr>
          <w:color w:val="FF0000"/>
        </w:rPr>
        <w:t xml:space="preserve">Only One MS word or PDF </w:t>
      </w:r>
      <w:r w:rsidR="00C66E36">
        <w:rPr>
          <w:color w:val="FF0000"/>
        </w:rPr>
        <w:t xml:space="preserve">document, </w:t>
      </w:r>
      <w:r w:rsidR="00C66E36" w:rsidRPr="00C66E36">
        <w:t xml:space="preserve">do NOT submit a </w:t>
      </w:r>
      <w:r w:rsidRPr="00C66E36">
        <w:t xml:space="preserve">separate file for </w:t>
      </w:r>
      <w:r>
        <w:t>each section</w:t>
      </w:r>
      <w:r w:rsidR="00C66E36">
        <w:t>, please</w:t>
      </w:r>
      <w:r>
        <w:t xml:space="preserve">. </w:t>
      </w:r>
      <w:r w:rsidR="007405EA">
        <w:t xml:space="preserve"> </w:t>
      </w:r>
      <w:r w:rsidR="00A87F52">
        <w:t>The</w:t>
      </w:r>
      <w:r w:rsidR="007405EA">
        <w:t xml:space="preserve"> report will be marked on Turnitin</w:t>
      </w:r>
      <w:r w:rsidR="00512574">
        <w:t xml:space="preserve"> and it should include:</w:t>
      </w:r>
    </w:p>
    <w:p w14:paraId="5B65044B" w14:textId="77777777" w:rsidR="00F92164" w:rsidRPr="001706AD" w:rsidRDefault="00F92164" w:rsidP="001706AD">
      <w:pPr>
        <w:pStyle w:val="ListParagraph"/>
        <w:numPr>
          <w:ilvl w:val="0"/>
          <w:numId w:val="38"/>
        </w:numPr>
      </w:pPr>
      <w:r w:rsidRPr="001706AD">
        <w:t>User manual</w:t>
      </w:r>
    </w:p>
    <w:p w14:paraId="5B65044C" w14:textId="705E9F48" w:rsidR="00F92164" w:rsidRPr="001706AD" w:rsidRDefault="00F92164" w:rsidP="001706AD">
      <w:pPr>
        <w:pStyle w:val="ListParagraph"/>
        <w:numPr>
          <w:ilvl w:val="0"/>
          <w:numId w:val="38"/>
        </w:numPr>
      </w:pPr>
      <w:r w:rsidRPr="001706AD">
        <w:t xml:space="preserve">Testing details for the </w:t>
      </w:r>
      <w:proofErr w:type="spellStart"/>
      <w:r w:rsidRPr="001706AD">
        <w:t>th</w:t>
      </w:r>
      <w:proofErr w:type="spellEnd"/>
      <w:ins w:id="67" w:author="Shadbolt, Oliver (o.shadbolt101@canterbury.ac.uk)" w:date="2020-01-13T21:25:00Z">
        <w:r w:rsidR="00FF58A0">
          <w:t xml:space="preserve"> </w:t>
        </w:r>
      </w:ins>
      <w:proofErr w:type="spellStart"/>
      <w:r w:rsidRPr="001706AD">
        <w:t>ree</w:t>
      </w:r>
      <w:proofErr w:type="spellEnd"/>
      <w:r w:rsidRPr="001706AD">
        <w:t xml:space="preserve"> test cases including screen shots of the views for each test case</w:t>
      </w:r>
    </w:p>
    <w:p w14:paraId="5B65044D" w14:textId="77777777" w:rsidR="00F92164" w:rsidRPr="001706AD" w:rsidRDefault="00F92164" w:rsidP="001706AD">
      <w:pPr>
        <w:pStyle w:val="ListParagraph"/>
        <w:numPr>
          <w:ilvl w:val="0"/>
          <w:numId w:val="38"/>
        </w:numPr>
      </w:pPr>
      <w:r w:rsidRPr="001706AD">
        <w:t xml:space="preserve">Final class diagram generated using </w:t>
      </w:r>
      <w:proofErr w:type="spellStart"/>
      <w:r w:rsidRPr="001706AD">
        <w:t>ObjectAid</w:t>
      </w:r>
      <w:proofErr w:type="spellEnd"/>
      <w:r w:rsidRPr="001706AD">
        <w:t xml:space="preserve"> UML Explorer for Eclipse</w:t>
      </w:r>
    </w:p>
    <w:p w14:paraId="5B65044E" w14:textId="77777777" w:rsidR="00F92164" w:rsidRPr="001706AD" w:rsidRDefault="00C96FE3" w:rsidP="001706AD">
      <w:pPr>
        <w:pStyle w:val="ListParagraph"/>
        <w:numPr>
          <w:ilvl w:val="0"/>
          <w:numId w:val="38"/>
        </w:numPr>
      </w:pPr>
      <w:r w:rsidRPr="001706AD">
        <w:t>Evaluation and Conclusions</w:t>
      </w:r>
      <w:r w:rsidR="0073318C" w:rsidRPr="001706AD">
        <w:t>.</w:t>
      </w:r>
    </w:p>
    <w:p w14:paraId="5B65044F" w14:textId="0ACC417C" w:rsidR="009F2D4E" w:rsidRPr="001706AD" w:rsidRDefault="00C26C04" w:rsidP="001706AD">
      <w:pPr>
        <w:pStyle w:val="ListParagraph"/>
        <w:numPr>
          <w:ilvl w:val="0"/>
          <w:numId w:val="38"/>
        </w:numPr>
        <w:rPr>
          <w:sz w:val="22"/>
          <w:szCs w:val="22"/>
        </w:rPr>
      </w:pPr>
      <w:r w:rsidRPr="001706AD">
        <w:t>Your</w:t>
      </w:r>
      <w:r w:rsidR="00AA4198" w:rsidRPr="001706AD">
        <w:t xml:space="preserve"> java code should be included in your report, in the appendix as </w:t>
      </w:r>
      <w:r w:rsidR="00512574" w:rsidRPr="001706AD">
        <w:t>TEXT</w:t>
      </w:r>
      <w:r w:rsidR="00AA4198" w:rsidRPr="001706AD">
        <w:rPr>
          <w:sz w:val="22"/>
          <w:szCs w:val="22"/>
        </w:rPr>
        <w:t xml:space="preserve">--- </w:t>
      </w:r>
      <w:r w:rsidR="00AA4198" w:rsidRPr="001706AD">
        <w:rPr>
          <w:b/>
          <w:color w:val="FF0000"/>
          <w:sz w:val="22"/>
          <w:szCs w:val="22"/>
        </w:rPr>
        <w:t>NOT images</w:t>
      </w:r>
      <w:r w:rsidR="00AA4198" w:rsidRPr="001706AD">
        <w:rPr>
          <w:color w:val="FF0000"/>
          <w:sz w:val="22"/>
          <w:szCs w:val="22"/>
        </w:rPr>
        <w:t xml:space="preserve"> please</w:t>
      </w:r>
      <w:r w:rsidR="00AA4198" w:rsidRPr="001706AD">
        <w:rPr>
          <w:sz w:val="22"/>
          <w:szCs w:val="22"/>
        </w:rPr>
        <w:t>.</w:t>
      </w:r>
      <w:r w:rsidR="002925DF" w:rsidRPr="001706AD">
        <w:rPr>
          <w:sz w:val="22"/>
          <w:szCs w:val="22"/>
        </w:rPr>
        <w:t xml:space="preserve"> And before you insert your code in the report, </w:t>
      </w:r>
      <w:r w:rsidR="002925DF">
        <w:rPr>
          <w:sz w:val="22"/>
          <w:szCs w:val="22"/>
        </w:rPr>
        <w:t>please l</w:t>
      </w:r>
      <w:r w:rsidR="002925DF" w:rsidRPr="001706AD">
        <w:rPr>
          <w:sz w:val="22"/>
          <w:szCs w:val="22"/>
        </w:rPr>
        <w:t xml:space="preserve">eave at </w:t>
      </w:r>
      <w:r w:rsidR="00B60B69" w:rsidRPr="001706AD">
        <w:rPr>
          <w:sz w:val="22"/>
          <w:szCs w:val="22"/>
        </w:rPr>
        <w:t>least</w:t>
      </w:r>
      <w:r w:rsidR="002925DF" w:rsidRPr="001706AD">
        <w:rPr>
          <w:sz w:val="22"/>
          <w:szCs w:val="22"/>
        </w:rPr>
        <w:t xml:space="preserve"> three blank lines at the top of each java file, and use the 4</w:t>
      </w:r>
      <w:r w:rsidR="002925DF" w:rsidRPr="001706AD">
        <w:rPr>
          <w:sz w:val="22"/>
          <w:szCs w:val="22"/>
          <w:vertAlign w:val="superscript"/>
        </w:rPr>
        <w:t>th</w:t>
      </w:r>
      <w:r w:rsidR="002925DF" w:rsidRPr="001706AD">
        <w:rPr>
          <w:sz w:val="22"/>
          <w:szCs w:val="22"/>
        </w:rPr>
        <w:t xml:space="preserve"> line for the name of the </w:t>
      </w:r>
      <w:r w:rsidR="002925DF">
        <w:rPr>
          <w:sz w:val="22"/>
          <w:szCs w:val="22"/>
        </w:rPr>
        <w:t>file</w:t>
      </w:r>
      <w:r w:rsidR="002925DF" w:rsidRPr="001706AD">
        <w:rPr>
          <w:sz w:val="22"/>
          <w:szCs w:val="22"/>
        </w:rPr>
        <w:t xml:space="preserve"> such as</w:t>
      </w:r>
      <w:r w:rsidR="002925DF">
        <w:rPr>
          <w:sz w:val="22"/>
          <w:szCs w:val="22"/>
        </w:rPr>
        <w:t xml:space="preserve">/* </w:t>
      </w:r>
      <w:r w:rsidR="002925DF" w:rsidRPr="001706AD">
        <w:rPr>
          <w:sz w:val="22"/>
          <w:szCs w:val="22"/>
        </w:rPr>
        <w:t xml:space="preserve"> Person.java</w:t>
      </w:r>
      <w:r w:rsidR="002925DF">
        <w:rPr>
          <w:sz w:val="22"/>
          <w:szCs w:val="22"/>
        </w:rPr>
        <w:t>*/</w:t>
      </w:r>
      <w:r w:rsidR="002925DF" w:rsidRPr="001706AD">
        <w:rPr>
          <w:sz w:val="22"/>
          <w:szCs w:val="22"/>
        </w:rPr>
        <w:t>; this way the code will be easily located by markers of your report.</w:t>
      </w:r>
      <w:r w:rsidR="00C66E36" w:rsidRPr="001706AD">
        <w:rPr>
          <w:sz w:val="22"/>
          <w:szCs w:val="22"/>
        </w:rPr>
        <w:t xml:space="preserve"> </w:t>
      </w:r>
    </w:p>
    <w:p w14:paraId="5B650450" w14:textId="77777777" w:rsidR="009F2D4E" w:rsidRDefault="009F2D4E" w:rsidP="009F2D4E">
      <w:pPr>
        <w:overflowPunct/>
        <w:autoSpaceDE/>
        <w:autoSpaceDN/>
        <w:adjustRightInd/>
        <w:spacing w:after="80" w:line="276" w:lineRule="auto"/>
        <w:ind w:left="1434"/>
        <w:textAlignment w:val="auto"/>
        <w:rPr>
          <w:sz w:val="18"/>
          <w:szCs w:val="18"/>
        </w:rPr>
      </w:pPr>
      <w:r w:rsidRPr="009F2D4E">
        <w:rPr>
          <w:b/>
          <w:sz w:val="18"/>
          <w:szCs w:val="18"/>
        </w:rPr>
        <w:t>Note</w:t>
      </w:r>
      <w:r>
        <w:rPr>
          <w:b/>
          <w:sz w:val="18"/>
          <w:szCs w:val="18"/>
        </w:rPr>
        <w:t>s</w:t>
      </w:r>
      <w:r w:rsidRPr="009F2D4E">
        <w:rPr>
          <w:sz w:val="18"/>
          <w:szCs w:val="18"/>
        </w:rPr>
        <w:t>,</w:t>
      </w:r>
      <w:r w:rsidR="00F92164" w:rsidRPr="009F2D4E">
        <w:rPr>
          <w:sz w:val="18"/>
          <w:szCs w:val="18"/>
        </w:rPr>
        <w:t xml:space="preserve"> </w:t>
      </w:r>
    </w:p>
    <w:p w14:paraId="5B650451" w14:textId="77777777" w:rsidR="00AA4198" w:rsidRPr="009F2D4E" w:rsidRDefault="00C66E36" w:rsidP="009F2D4E">
      <w:pPr>
        <w:pStyle w:val="ListParagraph"/>
        <w:numPr>
          <w:ilvl w:val="0"/>
          <w:numId w:val="34"/>
        </w:numPr>
        <w:overflowPunct/>
        <w:autoSpaceDE/>
        <w:autoSpaceDN/>
        <w:adjustRightInd/>
        <w:spacing w:after="80" w:line="276" w:lineRule="auto"/>
        <w:textAlignment w:val="auto"/>
        <w:rPr>
          <w:sz w:val="18"/>
          <w:szCs w:val="18"/>
        </w:rPr>
      </w:pPr>
      <w:r w:rsidRPr="009F2D4E">
        <w:rPr>
          <w:sz w:val="18"/>
          <w:szCs w:val="18"/>
        </w:rPr>
        <w:t xml:space="preserve">To easily add your code to the report </w:t>
      </w:r>
      <w:r w:rsidR="00AA4198" w:rsidRPr="009F2D4E">
        <w:rPr>
          <w:sz w:val="18"/>
          <w:szCs w:val="18"/>
        </w:rPr>
        <w:t xml:space="preserve">in MS </w:t>
      </w:r>
      <w:r w:rsidR="009F2D4E" w:rsidRPr="009F2D4E">
        <w:rPr>
          <w:sz w:val="18"/>
          <w:szCs w:val="18"/>
        </w:rPr>
        <w:t>word;</w:t>
      </w:r>
      <w:r w:rsidRPr="009F2D4E">
        <w:rPr>
          <w:sz w:val="18"/>
          <w:szCs w:val="18"/>
        </w:rPr>
        <w:t xml:space="preserve"> use</w:t>
      </w:r>
      <w:r w:rsidR="00AA4198" w:rsidRPr="009F2D4E">
        <w:rPr>
          <w:sz w:val="18"/>
          <w:szCs w:val="18"/>
        </w:rPr>
        <w:t xml:space="preserve"> the menu item “Insert---Object—Text from File----</w:t>
      </w:r>
      <w:r w:rsidR="00AA4198" w:rsidRPr="009F2D4E">
        <w:rPr>
          <w:i/>
          <w:sz w:val="18"/>
          <w:szCs w:val="18"/>
        </w:rPr>
        <w:t>then</w:t>
      </w:r>
      <w:r w:rsidRPr="009F2D4E">
        <w:rPr>
          <w:i/>
          <w:sz w:val="18"/>
          <w:szCs w:val="18"/>
        </w:rPr>
        <w:t>,</w:t>
      </w:r>
      <w:r w:rsidR="00F92164" w:rsidRPr="009F2D4E">
        <w:rPr>
          <w:i/>
          <w:sz w:val="18"/>
          <w:szCs w:val="18"/>
        </w:rPr>
        <w:t xml:space="preserve"> </w:t>
      </w:r>
      <w:r w:rsidRPr="009F2D4E">
        <w:rPr>
          <w:sz w:val="18"/>
          <w:szCs w:val="18"/>
        </w:rPr>
        <w:t>b</w:t>
      </w:r>
      <w:r w:rsidR="00AA4198" w:rsidRPr="009F2D4E">
        <w:rPr>
          <w:sz w:val="18"/>
          <w:szCs w:val="18"/>
        </w:rPr>
        <w:t>rowse to your project folder—</w:t>
      </w:r>
      <w:r w:rsidR="007405EA" w:rsidRPr="009F2D4E">
        <w:rPr>
          <w:sz w:val="18"/>
          <w:szCs w:val="18"/>
        </w:rPr>
        <w:t xml:space="preserve">, </w:t>
      </w:r>
      <w:r w:rsidR="00AA4198" w:rsidRPr="009F2D4E">
        <w:rPr>
          <w:i/>
          <w:sz w:val="18"/>
          <w:szCs w:val="18"/>
        </w:rPr>
        <w:t>and select</w:t>
      </w:r>
      <w:r w:rsidRPr="009F2D4E">
        <w:rPr>
          <w:i/>
          <w:sz w:val="18"/>
          <w:szCs w:val="18"/>
        </w:rPr>
        <w:t xml:space="preserve"> all</w:t>
      </w:r>
      <w:r w:rsidR="00AA4198" w:rsidRPr="009F2D4E">
        <w:rPr>
          <w:i/>
          <w:sz w:val="18"/>
          <w:szCs w:val="18"/>
        </w:rPr>
        <w:t xml:space="preserve"> your java </w:t>
      </w:r>
      <w:r w:rsidR="00AA4198" w:rsidRPr="009F2D4E">
        <w:rPr>
          <w:i/>
          <w:color w:val="FF0000"/>
          <w:sz w:val="18"/>
          <w:szCs w:val="18"/>
        </w:rPr>
        <w:t>source files</w:t>
      </w:r>
      <w:r w:rsidR="00AA4198" w:rsidRPr="009F2D4E">
        <w:rPr>
          <w:sz w:val="18"/>
          <w:szCs w:val="18"/>
        </w:rPr>
        <w:t xml:space="preserve">, then click </w:t>
      </w:r>
      <w:r w:rsidR="00AA4198" w:rsidRPr="009F2D4E">
        <w:rPr>
          <w:b/>
          <w:sz w:val="18"/>
          <w:szCs w:val="18"/>
        </w:rPr>
        <w:t>Insert</w:t>
      </w:r>
      <w:r w:rsidR="00AA4198" w:rsidRPr="009F2D4E">
        <w:rPr>
          <w:sz w:val="18"/>
          <w:szCs w:val="18"/>
        </w:rPr>
        <w:t xml:space="preserve"> button, all your code will be inserted as text.</w:t>
      </w:r>
      <w:r w:rsidR="0073318C" w:rsidRPr="009F2D4E">
        <w:rPr>
          <w:sz w:val="18"/>
          <w:szCs w:val="18"/>
        </w:rPr>
        <w:t xml:space="preserve"> </w:t>
      </w:r>
      <w:r w:rsidR="00512574" w:rsidRPr="009F2D4E">
        <w:rPr>
          <w:sz w:val="18"/>
          <w:szCs w:val="18"/>
        </w:rPr>
        <w:t>Please, m</w:t>
      </w:r>
      <w:r w:rsidR="0073318C" w:rsidRPr="009F2D4E">
        <w:rPr>
          <w:i/>
          <w:sz w:val="18"/>
          <w:szCs w:val="18"/>
        </w:rPr>
        <w:t>ake sure your code has been inserted properly</w:t>
      </w:r>
      <w:r w:rsidR="0073318C" w:rsidRPr="009F2D4E">
        <w:rPr>
          <w:sz w:val="18"/>
          <w:szCs w:val="18"/>
        </w:rPr>
        <w:t>.</w:t>
      </w:r>
    </w:p>
    <w:p w14:paraId="09D29680" w14:textId="6D29C32D" w:rsidR="00793F04" w:rsidRPr="00BE4F7E" w:rsidRDefault="008A5C22">
      <w:pPr>
        <w:pStyle w:val="ListParagraph"/>
        <w:numPr>
          <w:ilvl w:val="0"/>
          <w:numId w:val="34"/>
        </w:numPr>
        <w:rPr>
          <w:sz w:val="18"/>
          <w:szCs w:val="18"/>
        </w:rPr>
      </w:pPr>
      <w:r w:rsidRPr="00BE4F7E">
        <w:rPr>
          <w:sz w:val="18"/>
          <w:szCs w:val="18"/>
        </w:rPr>
        <w:t xml:space="preserve">If code is not submitted as a text, </w:t>
      </w:r>
      <w:r w:rsidR="00AA4198" w:rsidRPr="00BE4F7E">
        <w:rPr>
          <w:sz w:val="18"/>
          <w:szCs w:val="18"/>
        </w:rPr>
        <w:t>this will require your tutor to do a time-consuming similarity</w:t>
      </w:r>
      <w:r w:rsidR="00512574" w:rsidRPr="00BE4F7E">
        <w:rPr>
          <w:sz w:val="18"/>
          <w:szCs w:val="18"/>
        </w:rPr>
        <w:t xml:space="preserve"> c</w:t>
      </w:r>
      <w:r w:rsidRPr="00BE4F7E">
        <w:rPr>
          <w:sz w:val="18"/>
          <w:szCs w:val="18"/>
        </w:rPr>
        <w:t>heck</w:t>
      </w:r>
      <w:r w:rsidR="005E51E8" w:rsidRPr="00BE4F7E">
        <w:rPr>
          <w:sz w:val="18"/>
          <w:szCs w:val="18"/>
        </w:rPr>
        <w:t xml:space="preserve">. </w:t>
      </w:r>
      <w:r w:rsidR="005E51E8" w:rsidRPr="00BE4F7E">
        <w:rPr>
          <w:color w:val="FF0000"/>
          <w:sz w:val="18"/>
          <w:szCs w:val="18"/>
        </w:rPr>
        <w:t>I</w:t>
      </w:r>
      <w:r w:rsidR="005A5BEB" w:rsidRPr="00BE4F7E">
        <w:rPr>
          <w:color w:val="FF0000"/>
          <w:sz w:val="18"/>
          <w:szCs w:val="18"/>
        </w:rPr>
        <w:t>ncluding your code as a text</w:t>
      </w:r>
      <w:r w:rsidR="005E51E8" w:rsidRPr="00BE4F7E">
        <w:rPr>
          <w:color w:val="FF0000"/>
          <w:sz w:val="18"/>
          <w:szCs w:val="18"/>
        </w:rPr>
        <w:t xml:space="preserve"> in your report</w:t>
      </w:r>
      <w:r w:rsidR="005A5BEB" w:rsidRPr="00BE4F7E">
        <w:rPr>
          <w:color w:val="FF0000"/>
          <w:sz w:val="18"/>
          <w:szCs w:val="18"/>
        </w:rPr>
        <w:t xml:space="preserve"> is worth 3 marks </w:t>
      </w:r>
      <w:r w:rsidRPr="00BE4F7E">
        <w:rPr>
          <w:color w:val="FF0000"/>
          <w:sz w:val="18"/>
          <w:szCs w:val="18"/>
        </w:rPr>
        <w:t xml:space="preserve"> </w:t>
      </w:r>
      <w:r w:rsidRPr="00BE4F7E">
        <w:rPr>
          <w:sz w:val="18"/>
          <w:szCs w:val="18"/>
        </w:rPr>
        <w:t>as a per the marking scheme</w:t>
      </w:r>
    </w:p>
    <w:p w14:paraId="4C48F0C3" w14:textId="6E42C8FB" w:rsidR="00793F04" w:rsidRDefault="00793F04" w:rsidP="00793F04"/>
    <w:p w14:paraId="5B650453" w14:textId="77777777" w:rsidR="00C35461" w:rsidRDefault="00CF6D27" w:rsidP="008C7ADC">
      <w:pPr>
        <w:tabs>
          <w:tab w:val="left" w:pos="2520"/>
        </w:tabs>
        <w:jc w:val="center"/>
        <w:rPr>
          <w:sz w:val="22"/>
          <w:szCs w:val="22"/>
        </w:rPr>
      </w:pPr>
      <w:r w:rsidRPr="00CF6D27">
        <w:rPr>
          <w:b/>
          <w:noProof/>
          <w:sz w:val="22"/>
          <w:lang w:eastAsia="en-GB"/>
        </w:rPr>
        <w:lastRenderedPageBreak/>
        <w:drawing>
          <wp:inline distT="0" distB="0" distL="0" distR="0" wp14:anchorId="5B650504" wp14:editId="5B650505">
            <wp:extent cx="1680325" cy="583692"/>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90175" cy="587114"/>
                    </a:xfrm>
                    <a:prstGeom prst="rect">
                      <a:avLst/>
                    </a:prstGeom>
                    <a:noFill/>
                    <a:ln w="9525">
                      <a:noFill/>
                      <a:miter lim="800000"/>
                      <a:headEnd/>
                      <a:tailEnd/>
                    </a:ln>
                  </pic:spPr>
                </pic:pic>
              </a:graphicData>
            </a:graphic>
          </wp:inline>
        </w:drawing>
      </w:r>
    </w:p>
    <w:p w14:paraId="5B650454" w14:textId="517D35B9" w:rsidR="002D2742" w:rsidRPr="00B44BBA" w:rsidRDefault="002D2742" w:rsidP="002D2742">
      <w:pPr>
        <w:pStyle w:val="BodyText"/>
        <w:pBdr>
          <w:bottom w:val="none" w:sz="0" w:space="0" w:color="auto"/>
        </w:pBdr>
        <w:jc w:val="center"/>
        <w:rPr>
          <w:rFonts w:ascii="Humnst777 BT" w:hAnsi="Humnst777 BT"/>
          <w:sz w:val="22"/>
        </w:rPr>
      </w:pPr>
      <w:r>
        <w:rPr>
          <w:rFonts w:ascii="Humnst777 BT" w:hAnsi="Humnst777 BT"/>
          <w:sz w:val="22"/>
        </w:rPr>
        <w:t xml:space="preserve">GMS Computing Suite </w:t>
      </w:r>
      <w:r w:rsidR="00240BC4">
        <w:rPr>
          <w:rFonts w:ascii="Humnst777 BT" w:hAnsi="Humnst777 BT"/>
          <w:sz w:val="22"/>
        </w:rPr>
        <w:t>2019</w:t>
      </w:r>
      <w:r>
        <w:rPr>
          <w:rFonts w:ascii="Humnst777 BT" w:hAnsi="Humnst777 BT"/>
          <w:sz w:val="22"/>
        </w:rPr>
        <w:t>-</w:t>
      </w:r>
      <w:r w:rsidR="00240BC4">
        <w:rPr>
          <w:rFonts w:ascii="Humnst777 BT" w:hAnsi="Humnst777 BT"/>
          <w:sz w:val="22"/>
        </w:rPr>
        <w:t>20</w:t>
      </w:r>
    </w:p>
    <w:p w14:paraId="5B650455" w14:textId="77777777" w:rsidR="002D2742" w:rsidRDefault="00116C1A" w:rsidP="002D2742">
      <w:pPr>
        <w:pStyle w:val="Heading3"/>
        <w:rPr>
          <w:sz w:val="22"/>
        </w:rPr>
      </w:pPr>
      <w:hyperlink r:id="rId14" w:tgtFrame="content" w:history="1">
        <w:r w:rsidR="002D2742" w:rsidRPr="00B042AB">
          <w:rPr>
            <w:sz w:val="22"/>
            <w:szCs w:val="22"/>
          </w:rPr>
          <w:t>MCOMD3ADP</w:t>
        </w:r>
      </w:hyperlink>
      <w:r w:rsidR="002D2742" w:rsidRPr="00B042AB">
        <w:rPr>
          <w:rStyle w:val="breadcrumb"/>
          <w:sz w:val="22"/>
          <w:szCs w:val="22"/>
        </w:rPr>
        <w:t xml:space="preserve">  Advanced </w:t>
      </w:r>
      <w:r w:rsidR="002D2742" w:rsidRPr="00B042AB">
        <w:rPr>
          <w:sz w:val="22"/>
          <w:szCs w:val="22"/>
        </w:rPr>
        <w:t>Programming</w:t>
      </w:r>
      <w:r w:rsidR="002D2742">
        <w:rPr>
          <w:sz w:val="22"/>
        </w:rPr>
        <w:t xml:space="preserve"> </w:t>
      </w:r>
    </w:p>
    <w:p w14:paraId="5B650456" w14:textId="77777777" w:rsidR="002D2742" w:rsidRPr="00B95050" w:rsidRDefault="002D2742" w:rsidP="002D2742">
      <w:pPr>
        <w:pStyle w:val="Heading3"/>
        <w:rPr>
          <w:sz w:val="22"/>
        </w:rPr>
      </w:pPr>
      <w:r>
        <w:rPr>
          <w:sz w:val="22"/>
        </w:rPr>
        <w:t xml:space="preserve">Assignment – </w:t>
      </w:r>
      <w:r w:rsidRPr="002D2742">
        <w:rPr>
          <w:sz w:val="22"/>
        </w:rPr>
        <w:t>Lift Simulation</w:t>
      </w:r>
    </w:p>
    <w:p w14:paraId="5B650457" w14:textId="77777777" w:rsidR="002D2742" w:rsidRDefault="002D2742" w:rsidP="002D2742">
      <w:pPr>
        <w:jc w:val="center"/>
        <w:rPr>
          <w:b/>
          <w:sz w:val="22"/>
        </w:rPr>
      </w:pPr>
      <w:r>
        <w:rPr>
          <w:b/>
          <w:sz w:val="22"/>
        </w:rPr>
        <w:t xml:space="preserve">Course Tutor: Muna Al-Jepoori  </w:t>
      </w:r>
    </w:p>
    <w:p w14:paraId="5B650458" w14:textId="77777777" w:rsidR="002D2742" w:rsidRDefault="002D2742" w:rsidP="002D2742">
      <w:pPr>
        <w:pBdr>
          <w:bottom w:val="single" w:sz="6" w:space="1" w:color="auto"/>
        </w:pBdr>
        <w:jc w:val="center"/>
        <w:rPr>
          <w:b/>
          <w:sz w:val="22"/>
        </w:rPr>
      </w:pPr>
      <w:r>
        <w:rPr>
          <w:b/>
          <w:sz w:val="22"/>
        </w:rPr>
        <w:t>Feedback Sheet</w:t>
      </w:r>
    </w:p>
    <w:p w14:paraId="5B650459" w14:textId="77777777" w:rsidR="00C35461" w:rsidRPr="00D0746C" w:rsidRDefault="00C35461">
      <w:pPr>
        <w:pBdr>
          <w:bottom w:val="single" w:sz="6" w:space="1" w:color="auto"/>
        </w:pBdr>
        <w:jc w:val="center"/>
        <w:rPr>
          <w:b/>
          <w:sz w:val="22"/>
          <w:szCs w:val="22"/>
        </w:rPr>
      </w:pPr>
    </w:p>
    <w:p w14:paraId="5B65045A" w14:textId="77777777" w:rsidR="002D2742" w:rsidRDefault="002D2742">
      <w:pPr>
        <w:spacing w:line="360" w:lineRule="auto"/>
        <w:rPr>
          <w:b/>
          <w:sz w:val="22"/>
        </w:rPr>
      </w:pPr>
    </w:p>
    <w:p w14:paraId="5B65045B" w14:textId="77777777" w:rsidR="00545A3E" w:rsidRPr="00D329C7" w:rsidRDefault="00545A3E">
      <w:pPr>
        <w:spacing w:line="360" w:lineRule="auto"/>
        <w:rPr>
          <w:b/>
          <w:sz w:val="22"/>
          <w:u w:val="single"/>
        </w:rPr>
      </w:pPr>
      <w:r>
        <w:rPr>
          <w:b/>
          <w:sz w:val="22"/>
        </w:rPr>
        <w:t xml:space="preserve">Student’s Name: </w:t>
      </w:r>
      <w:r w:rsidR="00D0746C">
        <w:rPr>
          <w:b/>
          <w:sz w:val="22"/>
          <w:u w:val="single"/>
        </w:rPr>
        <w:tab/>
      </w:r>
      <w:r w:rsidR="00D0746C">
        <w:rPr>
          <w:b/>
          <w:sz w:val="22"/>
          <w:u w:val="single"/>
        </w:rPr>
        <w:tab/>
      </w:r>
      <w:r w:rsidR="00D0746C">
        <w:rPr>
          <w:b/>
          <w:sz w:val="22"/>
          <w:u w:val="single"/>
        </w:rPr>
        <w:tab/>
      </w:r>
      <w:r w:rsidR="00D0746C">
        <w:rPr>
          <w:b/>
          <w:sz w:val="22"/>
          <w:u w:val="single"/>
        </w:rPr>
        <w:tab/>
      </w:r>
      <w:r w:rsidR="00D0746C">
        <w:rPr>
          <w:b/>
          <w:sz w:val="22"/>
          <w:u w:val="single"/>
        </w:rPr>
        <w:tab/>
      </w:r>
      <w:r w:rsidR="00D0746C">
        <w:rPr>
          <w:b/>
          <w:sz w:val="22"/>
          <w:u w:val="single"/>
        </w:rPr>
        <w:tab/>
        <w:t xml:space="preserve">           </w:t>
      </w:r>
      <w:r w:rsidR="00D0746C" w:rsidRPr="00D0746C">
        <w:rPr>
          <w:b/>
          <w:sz w:val="22"/>
        </w:rPr>
        <w:t xml:space="preserve"> </w:t>
      </w:r>
      <w:r w:rsidR="00D0746C">
        <w:rPr>
          <w:b/>
          <w:sz w:val="22"/>
        </w:rPr>
        <w:t xml:space="preserve">     </w:t>
      </w:r>
    </w:p>
    <w:tbl>
      <w:tblPr>
        <w:tblStyle w:val="TableGrid"/>
        <w:tblW w:w="9493" w:type="dxa"/>
        <w:tblLayout w:type="fixed"/>
        <w:tblLook w:val="04A0" w:firstRow="1" w:lastRow="0" w:firstColumn="1" w:lastColumn="0" w:noHBand="0" w:noVBand="1"/>
      </w:tblPr>
      <w:tblGrid>
        <w:gridCol w:w="7366"/>
        <w:gridCol w:w="851"/>
        <w:gridCol w:w="1276"/>
      </w:tblGrid>
      <w:tr w:rsidR="001D0776" w14:paraId="5B65045F" w14:textId="77777777" w:rsidTr="000E0126">
        <w:tc>
          <w:tcPr>
            <w:tcW w:w="7366" w:type="dxa"/>
          </w:tcPr>
          <w:p w14:paraId="5B65045C" w14:textId="77777777" w:rsidR="001D0776" w:rsidRDefault="001D0776" w:rsidP="002C665F">
            <w:pPr>
              <w:rPr>
                <w:sz w:val="22"/>
              </w:rPr>
            </w:pPr>
          </w:p>
        </w:tc>
        <w:tc>
          <w:tcPr>
            <w:tcW w:w="851" w:type="dxa"/>
          </w:tcPr>
          <w:p w14:paraId="5B65045D" w14:textId="77777777" w:rsidR="001D0776" w:rsidRDefault="001D0776">
            <w:pPr>
              <w:rPr>
                <w:sz w:val="22"/>
              </w:rPr>
            </w:pPr>
            <w:r>
              <w:rPr>
                <w:b/>
                <w:sz w:val="22"/>
              </w:rPr>
              <w:t>Mark</w:t>
            </w:r>
          </w:p>
        </w:tc>
        <w:tc>
          <w:tcPr>
            <w:tcW w:w="1276" w:type="dxa"/>
          </w:tcPr>
          <w:p w14:paraId="5B65045E" w14:textId="77777777" w:rsidR="001D0776" w:rsidRDefault="006D7EC3">
            <w:pPr>
              <w:rPr>
                <w:sz w:val="22"/>
              </w:rPr>
            </w:pPr>
            <w:r>
              <w:rPr>
                <w:b/>
                <w:sz w:val="22"/>
              </w:rPr>
              <w:t>Awarded</w:t>
            </w:r>
          </w:p>
        </w:tc>
      </w:tr>
      <w:tr w:rsidR="001D0776" w14:paraId="5B650463" w14:textId="77777777" w:rsidTr="000E0126">
        <w:tc>
          <w:tcPr>
            <w:tcW w:w="7366" w:type="dxa"/>
            <w:shd w:val="clear" w:color="auto" w:fill="DDD9C3" w:themeFill="background2" w:themeFillShade="E6"/>
          </w:tcPr>
          <w:p w14:paraId="5B650460" w14:textId="77777777" w:rsidR="001D0776" w:rsidRPr="001D0776" w:rsidRDefault="00FF79FB" w:rsidP="00FF79FB">
            <w:pPr>
              <w:pStyle w:val="BodyTextIndent"/>
              <w:tabs>
                <w:tab w:val="left" w:pos="6840"/>
              </w:tabs>
              <w:ind w:left="0"/>
              <w:rPr>
                <w:bCs w:val="0"/>
              </w:rPr>
            </w:pPr>
            <w:r>
              <w:t xml:space="preserve">Report </w:t>
            </w:r>
          </w:p>
        </w:tc>
        <w:tc>
          <w:tcPr>
            <w:tcW w:w="851" w:type="dxa"/>
            <w:tcMar>
              <w:left w:w="198" w:type="dxa"/>
            </w:tcMar>
          </w:tcPr>
          <w:p w14:paraId="5B650461" w14:textId="77777777" w:rsidR="001D0776" w:rsidRDefault="001D0776" w:rsidP="00F720B5">
            <w:pPr>
              <w:jc w:val="right"/>
              <w:rPr>
                <w:sz w:val="22"/>
              </w:rPr>
            </w:pPr>
          </w:p>
        </w:tc>
        <w:tc>
          <w:tcPr>
            <w:tcW w:w="1276" w:type="dxa"/>
          </w:tcPr>
          <w:p w14:paraId="5B650462" w14:textId="77777777" w:rsidR="001D0776" w:rsidRDefault="001D0776">
            <w:pPr>
              <w:rPr>
                <w:sz w:val="22"/>
              </w:rPr>
            </w:pPr>
          </w:p>
        </w:tc>
      </w:tr>
      <w:tr w:rsidR="00420D18" w14:paraId="5B650467" w14:textId="77777777" w:rsidTr="000E0126">
        <w:tc>
          <w:tcPr>
            <w:tcW w:w="7366" w:type="dxa"/>
          </w:tcPr>
          <w:p w14:paraId="5B650464" w14:textId="1FA655E4" w:rsidR="00420D18" w:rsidRPr="00420D18" w:rsidRDefault="0009702D" w:rsidP="00420D18">
            <w:pPr>
              <w:pStyle w:val="BodyTextIndent"/>
              <w:numPr>
                <w:ilvl w:val="0"/>
                <w:numId w:val="32"/>
              </w:numPr>
              <w:tabs>
                <w:tab w:val="left" w:pos="6840"/>
              </w:tabs>
              <w:ind w:left="741"/>
            </w:pPr>
            <w:r>
              <w:t>C</w:t>
            </w:r>
            <w:r w:rsidR="00AF0F12">
              <w:t>ode</w:t>
            </w:r>
            <w:r w:rsidR="002925DF">
              <w:t xml:space="preserve"> clearly</w:t>
            </w:r>
            <w:r w:rsidR="00AF0F12">
              <w:t xml:space="preserve"> </w:t>
            </w:r>
            <w:r>
              <w:t xml:space="preserve">included as </w:t>
            </w:r>
            <w:r w:rsidR="00AF0F12">
              <w:t>a</w:t>
            </w:r>
            <w:r w:rsidR="00420D18">
              <w:t>ppendix</w:t>
            </w:r>
            <w:r>
              <w:t xml:space="preserve"> in the report</w:t>
            </w:r>
          </w:p>
        </w:tc>
        <w:tc>
          <w:tcPr>
            <w:tcW w:w="851" w:type="dxa"/>
            <w:tcMar>
              <w:left w:w="113" w:type="dxa"/>
              <w:right w:w="227" w:type="dxa"/>
            </w:tcMar>
          </w:tcPr>
          <w:p w14:paraId="5B650465" w14:textId="48AE89A9" w:rsidR="00420D18" w:rsidRDefault="002925DF" w:rsidP="00F720B5">
            <w:pPr>
              <w:jc w:val="right"/>
              <w:rPr>
                <w:sz w:val="22"/>
              </w:rPr>
            </w:pPr>
            <w:r>
              <w:rPr>
                <w:sz w:val="22"/>
              </w:rPr>
              <w:t>5</w:t>
            </w:r>
          </w:p>
        </w:tc>
        <w:tc>
          <w:tcPr>
            <w:tcW w:w="1276" w:type="dxa"/>
          </w:tcPr>
          <w:p w14:paraId="5B650466" w14:textId="77777777" w:rsidR="00420D18" w:rsidRDefault="00420D18">
            <w:pPr>
              <w:rPr>
                <w:sz w:val="22"/>
              </w:rPr>
            </w:pPr>
          </w:p>
        </w:tc>
      </w:tr>
      <w:tr w:rsidR="009C56F8" w14:paraId="5B65046B" w14:textId="77777777" w:rsidTr="000E0126">
        <w:tc>
          <w:tcPr>
            <w:tcW w:w="7366" w:type="dxa"/>
          </w:tcPr>
          <w:p w14:paraId="5B650468" w14:textId="77777777" w:rsidR="009C56F8" w:rsidRPr="001D0776" w:rsidRDefault="00420D18" w:rsidP="00420D18">
            <w:pPr>
              <w:pStyle w:val="BodyTextIndent"/>
              <w:numPr>
                <w:ilvl w:val="0"/>
                <w:numId w:val="32"/>
              </w:numPr>
              <w:tabs>
                <w:tab w:val="left" w:pos="6840"/>
              </w:tabs>
              <w:ind w:left="741"/>
              <w:rPr>
                <w:bCs w:val="0"/>
              </w:rPr>
            </w:pPr>
            <w:r w:rsidRPr="00420D18">
              <w:t>User manual</w:t>
            </w:r>
            <w:r>
              <w:rPr>
                <w:bCs w:val="0"/>
              </w:rPr>
              <w:t xml:space="preserve">  </w:t>
            </w:r>
          </w:p>
        </w:tc>
        <w:tc>
          <w:tcPr>
            <w:tcW w:w="851" w:type="dxa"/>
            <w:tcMar>
              <w:left w:w="113" w:type="dxa"/>
              <w:right w:w="227" w:type="dxa"/>
            </w:tcMar>
          </w:tcPr>
          <w:p w14:paraId="5B650469" w14:textId="77777777" w:rsidR="009C56F8" w:rsidRDefault="00420D18" w:rsidP="00F720B5">
            <w:pPr>
              <w:jc w:val="right"/>
              <w:rPr>
                <w:sz w:val="22"/>
              </w:rPr>
            </w:pPr>
            <w:r>
              <w:rPr>
                <w:sz w:val="22"/>
              </w:rPr>
              <w:t>3</w:t>
            </w:r>
          </w:p>
        </w:tc>
        <w:tc>
          <w:tcPr>
            <w:tcW w:w="1276" w:type="dxa"/>
          </w:tcPr>
          <w:p w14:paraId="5B65046A" w14:textId="77777777" w:rsidR="009C56F8" w:rsidRDefault="009C56F8">
            <w:pPr>
              <w:rPr>
                <w:sz w:val="22"/>
              </w:rPr>
            </w:pPr>
          </w:p>
        </w:tc>
      </w:tr>
      <w:tr w:rsidR="009C56F8" w14:paraId="5B65046F" w14:textId="77777777" w:rsidTr="000E0126">
        <w:tc>
          <w:tcPr>
            <w:tcW w:w="7366" w:type="dxa"/>
          </w:tcPr>
          <w:p w14:paraId="5B65046C" w14:textId="77777777" w:rsidR="009C56F8" w:rsidRPr="00420D18" w:rsidRDefault="00420D18" w:rsidP="00420D18">
            <w:pPr>
              <w:pStyle w:val="BodyTextIndent"/>
              <w:numPr>
                <w:ilvl w:val="0"/>
                <w:numId w:val="32"/>
              </w:numPr>
              <w:tabs>
                <w:tab w:val="left" w:pos="6840"/>
              </w:tabs>
              <w:ind w:left="741"/>
            </w:pPr>
            <w:r>
              <w:t>C</w:t>
            </w:r>
            <w:r w:rsidRPr="00420D18">
              <w:t>lass Diagram</w:t>
            </w:r>
          </w:p>
        </w:tc>
        <w:tc>
          <w:tcPr>
            <w:tcW w:w="851" w:type="dxa"/>
            <w:tcMar>
              <w:left w:w="113" w:type="dxa"/>
              <w:right w:w="227" w:type="dxa"/>
            </w:tcMar>
          </w:tcPr>
          <w:p w14:paraId="5B65046D" w14:textId="77777777" w:rsidR="009C56F8" w:rsidRDefault="00420D18" w:rsidP="00F720B5">
            <w:pPr>
              <w:jc w:val="right"/>
              <w:rPr>
                <w:sz w:val="22"/>
              </w:rPr>
            </w:pPr>
            <w:r>
              <w:rPr>
                <w:sz w:val="22"/>
              </w:rPr>
              <w:t>3</w:t>
            </w:r>
          </w:p>
        </w:tc>
        <w:tc>
          <w:tcPr>
            <w:tcW w:w="1276" w:type="dxa"/>
          </w:tcPr>
          <w:p w14:paraId="5B65046E" w14:textId="77777777" w:rsidR="009C56F8" w:rsidRDefault="009C56F8">
            <w:pPr>
              <w:rPr>
                <w:sz w:val="22"/>
              </w:rPr>
            </w:pPr>
          </w:p>
        </w:tc>
      </w:tr>
      <w:tr w:rsidR="006D7EC3" w14:paraId="5B650473" w14:textId="77777777" w:rsidTr="000E0126">
        <w:tc>
          <w:tcPr>
            <w:tcW w:w="7366" w:type="dxa"/>
          </w:tcPr>
          <w:p w14:paraId="5B650470" w14:textId="77777777" w:rsidR="006D7EC3" w:rsidRPr="00420D18" w:rsidRDefault="00420D18" w:rsidP="00420D18">
            <w:pPr>
              <w:pStyle w:val="BodyTextIndent"/>
              <w:numPr>
                <w:ilvl w:val="0"/>
                <w:numId w:val="32"/>
              </w:numPr>
              <w:tabs>
                <w:tab w:val="left" w:pos="6840"/>
              </w:tabs>
              <w:ind w:left="741"/>
            </w:pPr>
            <w:r w:rsidRPr="00420D18">
              <w:t>Testing Details</w:t>
            </w:r>
          </w:p>
        </w:tc>
        <w:tc>
          <w:tcPr>
            <w:tcW w:w="851" w:type="dxa"/>
            <w:tcMar>
              <w:left w:w="113" w:type="dxa"/>
              <w:right w:w="227" w:type="dxa"/>
            </w:tcMar>
          </w:tcPr>
          <w:p w14:paraId="5B650471" w14:textId="77777777" w:rsidR="006D7EC3" w:rsidRDefault="00085AA6" w:rsidP="00F720B5">
            <w:pPr>
              <w:jc w:val="right"/>
              <w:rPr>
                <w:sz w:val="22"/>
              </w:rPr>
            </w:pPr>
            <w:r>
              <w:rPr>
                <w:sz w:val="22"/>
              </w:rPr>
              <w:t>8</w:t>
            </w:r>
          </w:p>
        </w:tc>
        <w:tc>
          <w:tcPr>
            <w:tcW w:w="1276" w:type="dxa"/>
          </w:tcPr>
          <w:p w14:paraId="5B650472" w14:textId="77777777" w:rsidR="006D7EC3" w:rsidRDefault="006D7EC3">
            <w:pPr>
              <w:rPr>
                <w:sz w:val="22"/>
              </w:rPr>
            </w:pPr>
          </w:p>
        </w:tc>
      </w:tr>
      <w:tr w:rsidR="003708A2" w14:paraId="5B650477" w14:textId="77777777" w:rsidTr="000E0126">
        <w:tc>
          <w:tcPr>
            <w:tcW w:w="7366" w:type="dxa"/>
          </w:tcPr>
          <w:p w14:paraId="5B650474" w14:textId="77777777" w:rsidR="003708A2" w:rsidRPr="00420D18" w:rsidRDefault="00023BB0" w:rsidP="00420D18">
            <w:pPr>
              <w:pStyle w:val="BodyTextIndent"/>
              <w:numPr>
                <w:ilvl w:val="0"/>
                <w:numId w:val="32"/>
              </w:numPr>
              <w:tabs>
                <w:tab w:val="left" w:pos="6840"/>
              </w:tabs>
              <w:ind w:left="741"/>
            </w:pPr>
            <w:r w:rsidRPr="00420D18">
              <w:t>Evaluation</w:t>
            </w:r>
            <w:r w:rsidR="00420D18" w:rsidRPr="00420D18">
              <w:t xml:space="preserve"> </w:t>
            </w:r>
            <w:r w:rsidR="00420D18">
              <w:t>and Conclusions:</w:t>
            </w:r>
          </w:p>
        </w:tc>
        <w:tc>
          <w:tcPr>
            <w:tcW w:w="851" w:type="dxa"/>
            <w:tcMar>
              <w:left w:w="113" w:type="dxa"/>
              <w:right w:w="227" w:type="dxa"/>
            </w:tcMar>
          </w:tcPr>
          <w:p w14:paraId="5B650475" w14:textId="6AE3F96D" w:rsidR="003708A2" w:rsidRDefault="002925DF" w:rsidP="00F720B5">
            <w:pPr>
              <w:jc w:val="right"/>
              <w:rPr>
                <w:sz w:val="22"/>
              </w:rPr>
            </w:pPr>
            <w:r>
              <w:rPr>
                <w:sz w:val="22"/>
              </w:rPr>
              <w:t>6</w:t>
            </w:r>
          </w:p>
        </w:tc>
        <w:tc>
          <w:tcPr>
            <w:tcW w:w="1276" w:type="dxa"/>
          </w:tcPr>
          <w:p w14:paraId="5B650476" w14:textId="77777777" w:rsidR="003708A2" w:rsidRDefault="003708A2">
            <w:pPr>
              <w:rPr>
                <w:sz w:val="22"/>
              </w:rPr>
            </w:pPr>
          </w:p>
        </w:tc>
      </w:tr>
      <w:tr w:rsidR="009C56F8" w14:paraId="5B65047B" w14:textId="77777777" w:rsidTr="000E0126">
        <w:tc>
          <w:tcPr>
            <w:tcW w:w="7366" w:type="dxa"/>
            <w:tcBorders>
              <w:bottom w:val="single" w:sz="4" w:space="0" w:color="000000"/>
            </w:tcBorders>
            <w:shd w:val="clear" w:color="auto" w:fill="DDD9C3" w:themeFill="background2" w:themeFillShade="E6"/>
          </w:tcPr>
          <w:p w14:paraId="5B650478" w14:textId="77777777" w:rsidR="009C56F8" w:rsidRDefault="00FF79FB" w:rsidP="002C665F">
            <w:pPr>
              <w:tabs>
                <w:tab w:val="left" w:pos="6840"/>
              </w:tabs>
              <w:jc w:val="both"/>
              <w:rPr>
                <w:bCs/>
                <w:sz w:val="22"/>
              </w:rPr>
            </w:pPr>
            <w:r>
              <w:rPr>
                <w:bCs/>
                <w:sz w:val="22"/>
              </w:rPr>
              <w:t xml:space="preserve">Program </w:t>
            </w:r>
          </w:p>
        </w:tc>
        <w:tc>
          <w:tcPr>
            <w:tcW w:w="851" w:type="dxa"/>
            <w:tcMar>
              <w:left w:w="113" w:type="dxa"/>
              <w:right w:w="227" w:type="dxa"/>
            </w:tcMar>
          </w:tcPr>
          <w:p w14:paraId="5B650479" w14:textId="77777777" w:rsidR="009C56F8" w:rsidRDefault="000360B1" w:rsidP="00F720B5">
            <w:pPr>
              <w:jc w:val="right"/>
              <w:rPr>
                <w:sz w:val="22"/>
              </w:rPr>
            </w:pPr>
            <w:r>
              <w:rPr>
                <w:color w:val="FFFFFF" w:themeColor="background1"/>
                <w:sz w:val="22"/>
              </w:rPr>
              <w:t>0</w:t>
            </w:r>
          </w:p>
        </w:tc>
        <w:tc>
          <w:tcPr>
            <w:tcW w:w="1276" w:type="dxa"/>
          </w:tcPr>
          <w:p w14:paraId="5B65047A" w14:textId="77777777" w:rsidR="009C56F8" w:rsidRDefault="00C35461">
            <w:pPr>
              <w:rPr>
                <w:sz w:val="22"/>
              </w:rPr>
            </w:pPr>
            <w:r>
              <w:rPr>
                <w:color w:val="FFFFFF" w:themeColor="background1"/>
                <w:sz w:val="22"/>
              </w:rPr>
              <w:t>0</w:t>
            </w:r>
          </w:p>
        </w:tc>
      </w:tr>
      <w:tr w:rsidR="00E62111" w14:paraId="5B65047F" w14:textId="77777777" w:rsidTr="000E0126">
        <w:tc>
          <w:tcPr>
            <w:tcW w:w="7366" w:type="dxa"/>
            <w:shd w:val="clear" w:color="auto" w:fill="FFFFFF" w:themeFill="background1"/>
          </w:tcPr>
          <w:p w14:paraId="5B65047C" w14:textId="77777777" w:rsidR="00E62111" w:rsidRPr="00F720B5" w:rsidRDefault="0017491B" w:rsidP="00F720B5">
            <w:pPr>
              <w:pStyle w:val="BodyTextIndent"/>
              <w:numPr>
                <w:ilvl w:val="0"/>
                <w:numId w:val="32"/>
              </w:numPr>
              <w:tabs>
                <w:tab w:val="left" w:pos="6840"/>
              </w:tabs>
              <w:ind w:left="741"/>
            </w:pPr>
            <w:r>
              <w:t>MVC design pattern</w:t>
            </w:r>
          </w:p>
        </w:tc>
        <w:tc>
          <w:tcPr>
            <w:tcW w:w="851" w:type="dxa"/>
            <w:tcMar>
              <w:left w:w="113" w:type="dxa"/>
              <w:right w:w="227" w:type="dxa"/>
            </w:tcMar>
          </w:tcPr>
          <w:p w14:paraId="5B65047D" w14:textId="77777777" w:rsidR="00E62111" w:rsidRDefault="0017491B" w:rsidP="00F720B5">
            <w:pPr>
              <w:jc w:val="right"/>
              <w:rPr>
                <w:sz w:val="22"/>
              </w:rPr>
            </w:pPr>
            <w:r>
              <w:rPr>
                <w:sz w:val="22"/>
              </w:rPr>
              <w:t>10</w:t>
            </w:r>
          </w:p>
        </w:tc>
        <w:tc>
          <w:tcPr>
            <w:tcW w:w="1276" w:type="dxa"/>
          </w:tcPr>
          <w:p w14:paraId="5B65047E" w14:textId="77777777" w:rsidR="00E62111" w:rsidRDefault="00E62111">
            <w:pPr>
              <w:rPr>
                <w:sz w:val="22"/>
              </w:rPr>
            </w:pPr>
          </w:p>
        </w:tc>
      </w:tr>
      <w:tr w:rsidR="0042766D" w14:paraId="5B650483" w14:textId="77777777" w:rsidTr="000E0126">
        <w:tc>
          <w:tcPr>
            <w:tcW w:w="7366" w:type="dxa"/>
            <w:shd w:val="clear" w:color="auto" w:fill="FFFFFF" w:themeFill="background1"/>
          </w:tcPr>
          <w:p w14:paraId="5B650480" w14:textId="77777777" w:rsidR="0042766D" w:rsidRPr="00F720B5" w:rsidRDefault="0017491B" w:rsidP="00F720B5">
            <w:pPr>
              <w:pStyle w:val="BodyTextIndent"/>
              <w:numPr>
                <w:ilvl w:val="0"/>
                <w:numId w:val="32"/>
              </w:numPr>
              <w:tabs>
                <w:tab w:val="left" w:pos="6840"/>
              </w:tabs>
              <w:ind w:left="741"/>
            </w:pPr>
            <w:r>
              <w:t>The Complete Model</w:t>
            </w:r>
          </w:p>
        </w:tc>
        <w:tc>
          <w:tcPr>
            <w:tcW w:w="851" w:type="dxa"/>
            <w:tcMar>
              <w:left w:w="113" w:type="dxa"/>
              <w:right w:w="227" w:type="dxa"/>
            </w:tcMar>
          </w:tcPr>
          <w:p w14:paraId="5B650481" w14:textId="77777777" w:rsidR="0042766D" w:rsidRDefault="0017491B" w:rsidP="00F720B5">
            <w:pPr>
              <w:jc w:val="right"/>
              <w:rPr>
                <w:sz w:val="22"/>
              </w:rPr>
            </w:pPr>
            <w:r>
              <w:rPr>
                <w:sz w:val="22"/>
              </w:rPr>
              <w:t>2</w:t>
            </w:r>
            <w:r w:rsidR="006F2FB1">
              <w:rPr>
                <w:sz w:val="22"/>
              </w:rPr>
              <w:t>0</w:t>
            </w:r>
          </w:p>
        </w:tc>
        <w:tc>
          <w:tcPr>
            <w:tcW w:w="1276" w:type="dxa"/>
          </w:tcPr>
          <w:p w14:paraId="5B650482" w14:textId="77777777" w:rsidR="0042766D" w:rsidRDefault="0042766D">
            <w:pPr>
              <w:rPr>
                <w:sz w:val="22"/>
              </w:rPr>
            </w:pPr>
          </w:p>
        </w:tc>
      </w:tr>
      <w:tr w:rsidR="006F661D" w14:paraId="5B650487" w14:textId="77777777" w:rsidTr="000E0126">
        <w:tc>
          <w:tcPr>
            <w:tcW w:w="7366" w:type="dxa"/>
            <w:shd w:val="clear" w:color="auto" w:fill="FFFFFF" w:themeFill="background1"/>
          </w:tcPr>
          <w:p w14:paraId="5B650484" w14:textId="77777777" w:rsidR="006F661D" w:rsidRPr="00F720B5" w:rsidRDefault="009C5F66" w:rsidP="00F720B5">
            <w:pPr>
              <w:pStyle w:val="BodyTextIndent"/>
              <w:numPr>
                <w:ilvl w:val="0"/>
                <w:numId w:val="32"/>
              </w:numPr>
              <w:tabs>
                <w:tab w:val="left" w:pos="6840"/>
              </w:tabs>
              <w:ind w:left="741"/>
            </w:pPr>
            <w:r>
              <w:t>U</w:t>
            </w:r>
            <w:r w:rsidR="006F661D">
              <w:t xml:space="preserve">se of </w:t>
            </w:r>
            <w:r>
              <w:t>Multithreading</w:t>
            </w:r>
          </w:p>
        </w:tc>
        <w:tc>
          <w:tcPr>
            <w:tcW w:w="851" w:type="dxa"/>
            <w:tcMar>
              <w:left w:w="113" w:type="dxa"/>
              <w:right w:w="227" w:type="dxa"/>
            </w:tcMar>
          </w:tcPr>
          <w:p w14:paraId="5B650485" w14:textId="77777777" w:rsidR="006F661D" w:rsidRDefault="006F661D" w:rsidP="00F720B5">
            <w:pPr>
              <w:jc w:val="right"/>
              <w:rPr>
                <w:sz w:val="22"/>
              </w:rPr>
            </w:pPr>
            <w:r>
              <w:rPr>
                <w:sz w:val="22"/>
              </w:rPr>
              <w:t>10</w:t>
            </w:r>
          </w:p>
        </w:tc>
        <w:tc>
          <w:tcPr>
            <w:tcW w:w="1276" w:type="dxa"/>
          </w:tcPr>
          <w:p w14:paraId="5B650486" w14:textId="77777777" w:rsidR="006F661D" w:rsidRDefault="006F661D">
            <w:pPr>
              <w:rPr>
                <w:sz w:val="22"/>
              </w:rPr>
            </w:pPr>
          </w:p>
        </w:tc>
      </w:tr>
      <w:tr w:rsidR="00C677BA" w14:paraId="5B65048B" w14:textId="77777777" w:rsidTr="000E0126">
        <w:tc>
          <w:tcPr>
            <w:tcW w:w="7366" w:type="dxa"/>
            <w:shd w:val="clear" w:color="auto" w:fill="FFFFFF" w:themeFill="background1"/>
          </w:tcPr>
          <w:p w14:paraId="5B650488" w14:textId="77777777" w:rsidR="00C677BA" w:rsidRPr="00F720B5" w:rsidRDefault="0017491B" w:rsidP="00F720B5">
            <w:pPr>
              <w:pStyle w:val="BodyTextIndent"/>
              <w:numPr>
                <w:ilvl w:val="0"/>
                <w:numId w:val="32"/>
              </w:numPr>
              <w:tabs>
                <w:tab w:val="left" w:pos="6840"/>
              </w:tabs>
              <w:ind w:left="741"/>
            </w:pPr>
            <w:r>
              <w:t>Proper type and number of events</w:t>
            </w:r>
            <w:r w:rsidR="00F720B5">
              <w:t>,</w:t>
            </w:r>
            <w:r>
              <w:t xml:space="preserve"> observers</w:t>
            </w:r>
            <w:r w:rsidR="00F720B5">
              <w:t xml:space="preserve"> and their implementation</w:t>
            </w:r>
            <w:r>
              <w:t xml:space="preserve"> </w:t>
            </w:r>
          </w:p>
        </w:tc>
        <w:tc>
          <w:tcPr>
            <w:tcW w:w="851" w:type="dxa"/>
            <w:tcMar>
              <w:left w:w="113" w:type="dxa"/>
              <w:right w:w="227" w:type="dxa"/>
            </w:tcMar>
          </w:tcPr>
          <w:p w14:paraId="5B650489" w14:textId="77777777" w:rsidR="00C677BA" w:rsidRDefault="006F2FB1" w:rsidP="00F720B5">
            <w:pPr>
              <w:jc w:val="right"/>
              <w:rPr>
                <w:sz w:val="22"/>
              </w:rPr>
            </w:pPr>
            <w:r>
              <w:rPr>
                <w:sz w:val="22"/>
              </w:rPr>
              <w:t>15</w:t>
            </w:r>
          </w:p>
        </w:tc>
        <w:tc>
          <w:tcPr>
            <w:tcW w:w="1276" w:type="dxa"/>
          </w:tcPr>
          <w:p w14:paraId="5B65048A" w14:textId="77777777" w:rsidR="00C677BA" w:rsidRDefault="00C677BA">
            <w:pPr>
              <w:rPr>
                <w:sz w:val="22"/>
              </w:rPr>
            </w:pPr>
          </w:p>
        </w:tc>
      </w:tr>
      <w:tr w:rsidR="0017491B" w14:paraId="5B65048F" w14:textId="77777777" w:rsidTr="000E0126">
        <w:tc>
          <w:tcPr>
            <w:tcW w:w="7366" w:type="dxa"/>
            <w:shd w:val="clear" w:color="auto" w:fill="FFFFFF" w:themeFill="background1"/>
          </w:tcPr>
          <w:p w14:paraId="5B65048C" w14:textId="77777777" w:rsidR="0017491B" w:rsidRPr="00F720B5" w:rsidRDefault="0017491B" w:rsidP="00F720B5">
            <w:pPr>
              <w:pStyle w:val="BodyTextIndent"/>
              <w:numPr>
                <w:ilvl w:val="0"/>
                <w:numId w:val="32"/>
              </w:numPr>
              <w:tabs>
                <w:tab w:val="left" w:pos="6840"/>
              </w:tabs>
              <w:ind w:left="741"/>
            </w:pPr>
            <w:r w:rsidRPr="00C77D10">
              <w:t>View1-</w:t>
            </w:r>
            <w:r w:rsidR="006B4F38" w:rsidRPr="00C77D10">
              <w:t xml:space="preserve"> Produce a text report on the console of each event in this simulation           </w:t>
            </w:r>
          </w:p>
        </w:tc>
        <w:tc>
          <w:tcPr>
            <w:tcW w:w="851" w:type="dxa"/>
            <w:tcMar>
              <w:left w:w="113" w:type="dxa"/>
              <w:right w:w="227" w:type="dxa"/>
            </w:tcMar>
          </w:tcPr>
          <w:p w14:paraId="5B65048D" w14:textId="77777777" w:rsidR="0017491B" w:rsidRDefault="0017491B" w:rsidP="00F720B5">
            <w:pPr>
              <w:jc w:val="right"/>
              <w:rPr>
                <w:sz w:val="22"/>
              </w:rPr>
            </w:pPr>
            <w:r>
              <w:rPr>
                <w:sz w:val="22"/>
              </w:rPr>
              <w:t>1</w:t>
            </w:r>
            <w:r w:rsidR="006F2FB1">
              <w:rPr>
                <w:sz w:val="22"/>
              </w:rPr>
              <w:t>0</w:t>
            </w:r>
          </w:p>
        </w:tc>
        <w:tc>
          <w:tcPr>
            <w:tcW w:w="1276" w:type="dxa"/>
          </w:tcPr>
          <w:p w14:paraId="5B65048E" w14:textId="77777777" w:rsidR="0017491B" w:rsidRDefault="0017491B" w:rsidP="0017491B">
            <w:pPr>
              <w:rPr>
                <w:sz w:val="22"/>
              </w:rPr>
            </w:pPr>
          </w:p>
        </w:tc>
      </w:tr>
      <w:tr w:rsidR="0017491B" w14:paraId="5B650493" w14:textId="77777777" w:rsidTr="000E0126">
        <w:tc>
          <w:tcPr>
            <w:tcW w:w="7366" w:type="dxa"/>
            <w:shd w:val="clear" w:color="auto" w:fill="FFFFFF" w:themeFill="background1"/>
          </w:tcPr>
          <w:p w14:paraId="5B650490" w14:textId="77777777" w:rsidR="0017491B" w:rsidRPr="00F720B5" w:rsidRDefault="0017491B" w:rsidP="00F720B5">
            <w:pPr>
              <w:pStyle w:val="BodyTextIndent"/>
              <w:numPr>
                <w:ilvl w:val="0"/>
                <w:numId w:val="32"/>
              </w:numPr>
              <w:tabs>
                <w:tab w:val="left" w:pos="6840"/>
              </w:tabs>
              <w:ind w:left="741"/>
            </w:pPr>
            <w:r w:rsidRPr="00C77D10">
              <w:t xml:space="preserve">View2- </w:t>
            </w:r>
            <w:r w:rsidR="006B4F38" w:rsidRPr="00C77D10">
              <w:t xml:space="preserve">GUI that shows Controller components </w:t>
            </w:r>
            <w:r w:rsidR="006B4F38">
              <w:t>and Controller logic</w:t>
            </w:r>
            <w:r w:rsidR="006B4F38" w:rsidRPr="00C77D10">
              <w:t xml:space="preserve">                                                                </w:t>
            </w:r>
          </w:p>
        </w:tc>
        <w:tc>
          <w:tcPr>
            <w:tcW w:w="851" w:type="dxa"/>
            <w:tcMar>
              <w:left w:w="113" w:type="dxa"/>
              <w:right w:w="227" w:type="dxa"/>
            </w:tcMar>
          </w:tcPr>
          <w:p w14:paraId="5B650491" w14:textId="77777777" w:rsidR="0017491B" w:rsidRDefault="0017491B" w:rsidP="00F720B5">
            <w:pPr>
              <w:jc w:val="right"/>
            </w:pPr>
            <w:r>
              <w:rPr>
                <w:sz w:val="22"/>
              </w:rPr>
              <w:t>10</w:t>
            </w:r>
          </w:p>
        </w:tc>
        <w:tc>
          <w:tcPr>
            <w:tcW w:w="1276" w:type="dxa"/>
          </w:tcPr>
          <w:p w14:paraId="5B650492" w14:textId="77777777" w:rsidR="0017491B" w:rsidRDefault="0017491B" w:rsidP="0017491B">
            <w:pPr>
              <w:rPr>
                <w:sz w:val="22"/>
              </w:rPr>
            </w:pPr>
          </w:p>
        </w:tc>
      </w:tr>
      <w:tr w:rsidR="0017491B" w14:paraId="5B65049B" w14:textId="77777777" w:rsidTr="000E0126">
        <w:tc>
          <w:tcPr>
            <w:tcW w:w="7366" w:type="dxa"/>
            <w:shd w:val="clear" w:color="auto" w:fill="FFFFFF" w:themeFill="background1"/>
          </w:tcPr>
          <w:p w14:paraId="5B650494" w14:textId="77777777" w:rsidR="00F720B5" w:rsidRDefault="0017491B" w:rsidP="00F720B5">
            <w:pPr>
              <w:pStyle w:val="BodyTextIndent"/>
              <w:numPr>
                <w:ilvl w:val="0"/>
                <w:numId w:val="32"/>
              </w:numPr>
              <w:tabs>
                <w:tab w:val="left" w:pos="6840"/>
              </w:tabs>
              <w:ind w:left="741"/>
            </w:pPr>
            <w:r w:rsidRPr="00C77D10">
              <w:t xml:space="preserve">View3-Produce is an animated GUI reflecting the lift simulation -bonus </w:t>
            </w:r>
          </w:p>
          <w:p w14:paraId="5B650495" w14:textId="77777777" w:rsidR="00F720B5" w:rsidRDefault="00F720B5" w:rsidP="00F720B5">
            <w:pPr>
              <w:pStyle w:val="ListParagraph"/>
              <w:numPr>
                <w:ilvl w:val="1"/>
                <w:numId w:val="16"/>
              </w:numPr>
              <w:tabs>
                <w:tab w:val="left" w:pos="6840"/>
              </w:tabs>
            </w:pPr>
            <w:r>
              <w:t>Static view of the lift world</w:t>
            </w:r>
          </w:p>
          <w:p w14:paraId="5B650496" w14:textId="77777777" w:rsidR="00F720B5" w:rsidRDefault="00F720B5" w:rsidP="00F720B5">
            <w:pPr>
              <w:pStyle w:val="ListParagraph"/>
              <w:numPr>
                <w:ilvl w:val="1"/>
                <w:numId w:val="16"/>
              </w:numPr>
              <w:tabs>
                <w:tab w:val="left" w:pos="6840"/>
              </w:tabs>
            </w:pPr>
            <w:r>
              <w:t>Button pressing animation</w:t>
            </w:r>
          </w:p>
          <w:p w14:paraId="5B650497" w14:textId="77777777" w:rsidR="00F720B5" w:rsidRDefault="00F720B5" w:rsidP="00F720B5">
            <w:pPr>
              <w:pStyle w:val="ListParagraph"/>
              <w:numPr>
                <w:ilvl w:val="1"/>
                <w:numId w:val="16"/>
              </w:numPr>
              <w:tabs>
                <w:tab w:val="left" w:pos="6840"/>
              </w:tabs>
            </w:pPr>
            <w:r>
              <w:t>Person animation</w:t>
            </w:r>
          </w:p>
          <w:p w14:paraId="5B650498" w14:textId="77777777" w:rsidR="0017491B" w:rsidRPr="0017491B" w:rsidRDefault="00F720B5" w:rsidP="00F720B5">
            <w:pPr>
              <w:pStyle w:val="ListParagraph"/>
              <w:numPr>
                <w:ilvl w:val="1"/>
                <w:numId w:val="16"/>
              </w:numPr>
              <w:tabs>
                <w:tab w:val="left" w:pos="6840"/>
              </w:tabs>
            </w:pPr>
            <w:r>
              <w:t>Lift movement animation</w:t>
            </w:r>
            <w:r w:rsidR="0017491B" w:rsidRPr="00C77D10">
              <w:t xml:space="preserve">          </w:t>
            </w:r>
          </w:p>
        </w:tc>
        <w:tc>
          <w:tcPr>
            <w:tcW w:w="851" w:type="dxa"/>
            <w:tcMar>
              <w:left w:w="113" w:type="dxa"/>
              <w:right w:w="227" w:type="dxa"/>
            </w:tcMar>
          </w:tcPr>
          <w:p w14:paraId="5B650499" w14:textId="77777777" w:rsidR="0017491B" w:rsidRDefault="0017491B" w:rsidP="00F720B5">
            <w:pPr>
              <w:jc w:val="right"/>
              <w:rPr>
                <w:sz w:val="22"/>
              </w:rPr>
            </w:pPr>
            <w:r w:rsidRPr="00F720B5">
              <w:rPr>
                <w:color w:val="0070C0"/>
                <w:sz w:val="22"/>
              </w:rPr>
              <w:t>20</w:t>
            </w:r>
          </w:p>
        </w:tc>
        <w:tc>
          <w:tcPr>
            <w:tcW w:w="1276" w:type="dxa"/>
          </w:tcPr>
          <w:p w14:paraId="5B65049A" w14:textId="77777777" w:rsidR="0017491B" w:rsidRDefault="0017491B" w:rsidP="0017491B">
            <w:pPr>
              <w:rPr>
                <w:sz w:val="22"/>
              </w:rPr>
            </w:pPr>
          </w:p>
        </w:tc>
      </w:tr>
      <w:tr w:rsidR="00C13E01" w14:paraId="5B65049F" w14:textId="77777777" w:rsidTr="000E0126">
        <w:trPr>
          <w:trHeight w:val="486"/>
        </w:trPr>
        <w:tc>
          <w:tcPr>
            <w:tcW w:w="7366" w:type="dxa"/>
            <w:shd w:val="clear" w:color="auto" w:fill="FFFFFF" w:themeFill="background1"/>
          </w:tcPr>
          <w:p w14:paraId="5B65049C" w14:textId="77777777" w:rsidR="00C13E01" w:rsidRPr="00F720B5" w:rsidRDefault="00C13E01" w:rsidP="00C13E01">
            <w:pPr>
              <w:tabs>
                <w:tab w:val="left" w:pos="6840"/>
              </w:tabs>
              <w:ind w:left="360"/>
              <w:jc w:val="both"/>
              <w:rPr>
                <w:b/>
                <w:bCs/>
                <w:sz w:val="22"/>
                <w:szCs w:val="22"/>
              </w:rPr>
            </w:pPr>
            <w:r w:rsidRPr="00F720B5">
              <w:rPr>
                <w:b/>
                <w:sz w:val="22"/>
                <w:szCs w:val="22"/>
              </w:rPr>
              <w:t>Final Total:</w:t>
            </w:r>
            <w:r w:rsidR="00F720B5" w:rsidRPr="00F720B5">
              <w:rPr>
                <w:b/>
                <w:sz w:val="22"/>
                <w:szCs w:val="22"/>
              </w:rPr>
              <w:t xml:space="preserve"> 120 Capped </w:t>
            </w:r>
            <w:r w:rsidR="002A2DBA">
              <w:rPr>
                <w:b/>
                <w:sz w:val="22"/>
                <w:szCs w:val="22"/>
              </w:rPr>
              <w:t>at</w:t>
            </w:r>
            <w:r w:rsidR="00F720B5" w:rsidRPr="00F720B5">
              <w:rPr>
                <w:b/>
                <w:sz w:val="22"/>
                <w:szCs w:val="22"/>
              </w:rPr>
              <w:t xml:space="preserve"> 100</w:t>
            </w:r>
          </w:p>
        </w:tc>
        <w:tc>
          <w:tcPr>
            <w:tcW w:w="851" w:type="dxa"/>
            <w:tcMar>
              <w:left w:w="198" w:type="dxa"/>
            </w:tcMar>
          </w:tcPr>
          <w:p w14:paraId="5B65049D" w14:textId="3001AC97" w:rsidR="00C13E01" w:rsidRDefault="00127C19" w:rsidP="004240B1">
            <w:pPr>
              <w:rPr>
                <w:sz w:val="22"/>
              </w:rPr>
            </w:pPr>
            <w:r>
              <w:rPr>
                <w:sz w:val="22"/>
              </w:rPr>
              <w:fldChar w:fldCharType="begin"/>
            </w:r>
            <w:r>
              <w:rPr>
                <w:sz w:val="22"/>
              </w:rPr>
              <w:instrText xml:space="preserve"> =SUM(ABOVE) </w:instrText>
            </w:r>
            <w:r>
              <w:rPr>
                <w:sz w:val="22"/>
              </w:rPr>
              <w:fldChar w:fldCharType="separate"/>
            </w:r>
            <w:r>
              <w:rPr>
                <w:noProof/>
                <w:sz w:val="22"/>
              </w:rPr>
              <w:t>120</w:t>
            </w:r>
            <w:r>
              <w:rPr>
                <w:sz w:val="22"/>
              </w:rPr>
              <w:fldChar w:fldCharType="end"/>
            </w:r>
          </w:p>
        </w:tc>
        <w:tc>
          <w:tcPr>
            <w:tcW w:w="1276" w:type="dxa"/>
          </w:tcPr>
          <w:p w14:paraId="5B65049E" w14:textId="77777777" w:rsidR="00C13E01" w:rsidRPr="00C13E01" w:rsidRDefault="00C13E01" w:rsidP="004240B1">
            <w:pPr>
              <w:rPr>
                <w:color w:val="FF0000"/>
                <w:sz w:val="22"/>
              </w:rPr>
            </w:pPr>
          </w:p>
        </w:tc>
      </w:tr>
    </w:tbl>
    <w:p w14:paraId="5B6504A0" w14:textId="77777777" w:rsidR="00545A3E" w:rsidRDefault="00545A3E">
      <w:pPr>
        <w:rPr>
          <w:sz w:val="22"/>
        </w:rPr>
      </w:pPr>
    </w:p>
    <w:p w14:paraId="5B6504A1" w14:textId="77777777" w:rsidR="00DE5347" w:rsidRDefault="006D7EC3" w:rsidP="00D329C7">
      <w:pPr>
        <w:tabs>
          <w:tab w:val="left" w:pos="6840"/>
        </w:tabs>
        <w:jc w:val="both"/>
        <w:rPr>
          <w:bCs/>
          <w:sz w:val="22"/>
        </w:rPr>
      </w:pPr>
      <w:r>
        <w:rPr>
          <w:b/>
          <w:sz w:val="22"/>
        </w:rPr>
        <w:t>Comments:</w:t>
      </w:r>
      <w:r w:rsidR="00D329C7" w:rsidRPr="00D329C7">
        <w:rPr>
          <w:bCs/>
          <w:sz w:val="22"/>
        </w:rPr>
        <w:tab/>
      </w:r>
      <w:r w:rsidR="00D329C7" w:rsidRPr="00D329C7">
        <w:rPr>
          <w:bCs/>
          <w:sz w:val="22"/>
        </w:rPr>
        <w:tab/>
      </w:r>
      <w:r w:rsidR="00D329C7" w:rsidRPr="00D329C7">
        <w:rPr>
          <w:bCs/>
          <w:sz w:val="22"/>
        </w:rPr>
        <w:tab/>
      </w:r>
      <w:r w:rsidR="00D329C7" w:rsidRPr="00D329C7">
        <w:rPr>
          <w:bCs/>
          <w:sz w:val="22"/>
        </w:rPr>
        <w:tab/>
      </w:r>
      <w:r w:rsidR="00DE5347">
        <w:rPr>
          <w:bCs/>
          <w:sz w:val="22"/>
        </w:rPr>
        <w:t xml:space="preserve">    </w:t>
      </w:r>
    </w:p>
    <w:p w14:paraId="5B6504A2" w14:textId="77777777" w:rsidR="00C26C04" w:rsidRDefault="00C26C04" w:rsidP="00D329C7">
      <w:pPr>
        <w:tabs>
          <w:tab w:val="left" w:pos="6840"/>
        </w:tabs>
        <w:jc w:val="both"/>
        <w:rPr>
          <w:bCs/>
          <w:sz w:val="22"/>
          <w:u w:val="single"/>
        </w:rPr>
      </w:pPr>
    </w:p>
    <w:p w14:paraId="5B6504A3" w14:textId="77777777" w:rsidR="00C26C04" w:rsidRDefault="00C26C04" w:rsidP="00D329C7">
      <w:pPr>
        <w:tabs>
          <w:tab w:val="left" w:pos="6840"/>
        </w:tabs>
        <w:jc w:val="both"/>
        <w:rPr>
          <w:bCs/>
          <w:sz w:val="22"/>
          <w:u w:val="single"/>
        </w:rPr>
      </w:pPr>
    </w:p>
    <w:p w14:paraId="5B6504A4" w14:textId="77777777" w:rsidR="00C26C04" w:rsidRDefault="00C26C04" w:rsidP="00D329C7">
      <w:pPr>
        <w:tabs>
          <w:tab w:val="left" w:pos="6840"/>
        </w:tabs>
        <w:jc w:val="both"/>
        <w:rPr>
          <w:bCs/>
          <w:sz w:val="22"/>
          <w:u w:val="single"/>
        </w:rPr>
      </w:pPr>
    </w:p>
    <w:p w14:paraId="5B6504A5" w14:textId="77777777" w:rsidR="00DE5347" w:rsidRDefault="00DE5347" w:rsidP="00D329C7">
      <w:pPr>
        <w:tabs>
          <w:tab w:val="left" w:pos="6840"/>
        </w:tabs>
        <w:jc w:val="both"/>
        <w:rPr>
          <w:bCs/>
          <w:sz w:val="22"/>
          <w:u w:val="single"/>
        </w:rPr>
      </w:pPr>
    </w:p>
    <w:p w14:paraId="5B6504A6" w14:textId="77777777" w:rsidR="00CD7B32" w:rsidRDefault="00DE5347" w:rsidP="00E46980">
      <w:pPr>
        <w:rPr>
          <w:bCs/>
          <w:sz w:val="22"/>
        </w:rPr>
      </w:pPr>
      <w:r>
        <w:rPr>
          <w:bCs/>
          <w:sz w:val="22"/>
        </w:rPr>
        <w:tab/>
      </w:r>
      <w:r w:rsidR="0089616C">
        <w:rPr>
          <w:bCs/>
          <w:sz w:val="22"/>
        </w:rPr>
        <w:t>First</w:t>
      </w:r>
      <w:r w:rsidRPr="002C1830">
        <w:rPr>
          <w:bCs/>
          <w:sz w:val="22"/>
        </w:rPr>
        <w:t xml:space="preserve"> Marker:</w:t>
      </w:r>
      <w:r w:rsidR="00E46980">
        <w:rPr>
          <w:bCs/>
          <w:sz w:val="22"/>
        </w:rPr>
        <w:t xml:space="preserve">  Muna Al-Jepoori</w:t>
      </w:r>
    </w:p>
    <w:p w14:paraId="5B6504A7" w14:textId="2022C6BA" w:rsidR="00E46980" w:rsidRDefault="00DE5347" w:rsidP="00E46980">
      <w:pPr>
        <w:rPr>
          <w:bCs/>
          <w:sz w:val="22"/>
        </w:rPr>
      </w:pPr>
      <w:r w:rsidRPr="002C1830">
        <w:rPr>
          <w:bCs/>
          <w:sz w:val="22"/>
        </w:rPr>
        <w:tab/>
      </w:r>
      <w:r w:rsidR="0089616C">
        <w:rPr>
          <w:bCs/>
          <w:sz w:val="22"/>
        </w:rPr>
        <w:t>Second</w:t>
      </w:r>
      <w:r w:rsidRPr="002C1830">
        <w:rPr>
          <w:bCs/>
          <w:sz w:val="22"/>
        </w:rPr>
        <w:t xml:space="preserve"> Marker:</w:t>
      </w:r>
      <w:r w:rsidR="00F87C31">
        <w:rPr>
          <w:bCs/>
          <w:sz w:val="22"/>
        </w:rPr>
        <w:t xml:space="preserve"> </w:t>
      </w:r>
      <w:r w:rsidR="00071715" w:rsidRPr="00071715">
        <w:rPr>
          <w:bCs/>
          <w:sz w:val="22"/>
        </w:rPr>
        <w:t>Richard Henson</w:t>
      </w:r>
    </w:p>
    <w:p w14:paraId="5B6504A8" w14:textId="77777777" w:rsidR="002D2742" w:rsidRDefault="002D2742">
      <w:pPr>
        <w:overflowPunct/>
        <w:autoSpaceDE/>
        <w:autoSpaceDN/>
        <w:adjustRightInd/>
        <w:textAlignment w:val="auto"/>
        <w:rPr>
          <w:bCs/>
          <w:sz w:val="22"/>
        </w:rPr>
      </w:pPr>
      <w:r>
        <w:rPr>
          <w:bCs/>
          <w:sz w:val="22"/>
        </w:rPr>
        <w:br w:type="page"/>
      </w:r>
    </w:p>
    <w:p w14:paraId="5B6504A9" w14:textId="77777777" w:rsidR="002D2742" w:rsidRDefault="002D2742" w:rsidP="002D2742">
      <w:pPr>
        <w:pStyle w:val="Heading5"/>
        <w:jc w:val="left"/>
      </w:pPr>
      <w:r>
        <w:lastRenderedPageBreak/>
        <w:t>Mark Breakdown – GUIDELINES ONLY.</w:t>
      </w:r>
    </w:p>
    <w:p w14:paraId="5B6504AA" w14:textId="77777777" w:rsidR="002D2742" w:rsidRPr="000F74D4" w:rsidRDefault="002D2742" w:rsidP="002D2742">
      <w:r>
        <w:t>The markers may reduce marks from those shown for students who use poor coding techniques or use inappropriate solutions.</w:t>
      </w:r>
    </w:p>
    <w:p w14:paraId="5B6504AB" w14:textId="77777777" w:rsidR="002D2742" w:rsidRDefault="002D2742" w:rsidP="0066437A">
      <w:pPr>
        <w:rPr>
          <w:bCs/>
          <w:sz w:val="22"/>
        </w:rPr>
      </w:pPr>
    </w:p>
    <w:p w14:paraId="5B6504AC" w14:textId="77777777" w:rsidR="002D2742" w:rsidRPr="002D2742" w:rsidRDefault="002D2742" w:rsidP="0066437A">
      <w:pPr>
        <w:rPr>
          <w:bCs/>
          <w:sz w:val="22"/>
        </w:rPr>
      </w:pPr>
      <w:r w:rsidRPr="0066437A">
        <w:rPr>
          <w:bCs/>
          <w:color w:val="0070C0"/>
          <w:sz w:val="22"/>
        </w:rPr>
        <w:t>Report</w:t>
      </w:r>
      <w:r w:rsidRPr="002D2742">
        <w:rPr>
          <w:bCs/>
          <w:sz w:val="22"/>
        </w:rPr>
        <w:t xml:space="preserve"> </w:t>
      </w:r>
      <w:r w:rsidRPr="002D2742">
        <w:rPr>
          <w:bCs/>
          <w:sz w:val="22"/>
        </w:rPr>
        <w:tab/>
      </w:r>
    </w:p>
    <w:p w14:paraId="5B6504AD" w14:textId="5369F69B" w:rsidR="002D2742" w:rsidRDefault="00526243" w:rsidP="007E67DC">
      <w:pPr>
        <w:pStyle w:val="Style2-Marks-Breakdowntitle"/>
      </w:pPr>
      <w:r w:rsidRPr="0066437A">
        <w:t>Code included as appendix in the report</w:t>
      </w:r>
      <w:r w:rsidRPr="002D2742" w:rsidDel="00526243">
        <w:t xml:space="preserve"> </w:t>
      </w:r>
      <w:r w:rsidR="002D2742" w:rsidRPr="002D2742">
        <w:tab/>
      </w:r>
      <w:r w:rsidR="00071715">
        <w:t xml:space="preserve">5 </w:t>
      </w:r>
      <w:r w:rsidR="00E82B9E">
        <w:t>marks</w:t>
      </w:r>
    </w:p>
    <w:p w14:paraId="5B6504AE" w14:textId="77777777" w:rsidR="002D2742" w:rsidRDefault="002D2742" w:rsidP="0066437A">
      <w:pPr>
        <w:rPr>
          <w:bCs/>
          <w:sz w:val="22"/>
        </w:rPr>
      </w:pPr>
      <w:r>
        <w:rPr>
          <w:bCs/>
          <w:sz w:val="22"/>
        </w:rPr>
        <w:t>0</w:t>
      </w:r>
      <w:r>
        <w:rPr>
          <w:bCs/>
          <w:sz w:val="22"/>
        </w:rPr>
        <w:tab/>
        <w:t>Not Present or Completely inappropriate content.</w:t>
      </w:r>
    </w:p>
    <w:p w14:paraId="5B6504AF" w14:textId="77777777" w:rsidR="002D2742" w:rsidRDefault="002D2742" w:rsidP="0066437A">
      <w:pPr>
        <w:rPr>
          <w:bCs/>
          <w:sz w:val="22"/>
        </w:rPr>
      </w:pPr>
      <w:r>
        <w:rPr>
          <w:bCs/>
          <w:sz w:val="22"/>
        </w:rPr>
        <w:t>1-2</w:t>
      </w:r>
      <w:r>
        <w:rPr>
          <w:bCs/>
          <w:sz w:val="22"/>
        </w:rPr>
        <w:tab/>
        <w:t>Report OR code present, or partial of both</w:t>
      </w:r>
    </w:p>
    <w:p w14:paraId="5B6504B0" w14:textId="77777777" w:rsidR="002D2742" w:rsidRDefault="002D2742" w:rsidP="0066437A">
      <w:pPr>
        <w:rPr>
          <w:bCs/>
          <w:sz w:val="22"/>
        </w:rPr>
      </w:pPr>
      <w:r>
        <w:rPr>
          <w:bCs/>
          <w:sz w:val="22"/>
        </w:rPr>
        <w:t>3</w:t>
      </w:r>
      <w:r>
        <w:rPr>
          <w:bCs/>
          <w:sz w:val="22"/>
        </w:rPr>
        <w:tab/>
        <w:t>Both Present and Complete</w:t>
      </w:r>
    </w:p>
    <w:p w14:paraId="5B6504B1" w14:textId="7545CC97" w:rsidR="002D2742" w:rsidRDefault="00071715" w:rsidP="0066437A">
      <w:pPr>
        <w:rPr>
          <w:bCs/>
          <w:sz w:val="22"/>
        </w:rPr>
      </w:pPr>
      <w:r>
        <w:rPr>
          <w:bCs/>
          <w:sz w:val="22"/>
        </w:rPr>
        <w:t xml:space="preserve">4-5        </w:t>
      </w:r>
      <w:r w:rsidRPr="00071715">
        <w:rPr>
          <w:bCs/>
          <w:sz w:val="22"/>
        </w:rPr>
        <w:t>Both Present, Complete</w:t>
      </w:r>
      <w:r>
        <w:rPr>
          <w:bCs/>
          <w:sz w:val="22"/>
        </w:rPr>
        <w:t xml:space="preserve"> and suitably formatted , file names  included</w:t>
      </w:r>
    </w:p>
    <w:p w14:paraId="16A23A36" w14:textId="77777777" w:rsidR="00071715" w:rsidRPr="002D2742" w:rsidRDefault="00071715" w:rsidP="0066437A">
      <w:pPr>
        <w:rPr>
          <w:bCs/>
          <w:sz w:val="22"/>
        </w:rPr>
      </w:pPr>
    </w:p>
    <w:p w14:paraId="5B6504B2" w14:textId="77777777" w:rsidR="00E82B9E" w:rsidRDefault="002D2742" w:rsidP="007E67DC">
      <w:pPr>
        <w:pStyle w:val="Style2-Marks-Breakdowntitle"/>
      </w:pPr>
      <w:r w:rsidRPr="002D2742">
        <w:t xml:space="preserve">User manual </w:t>
      </w:r>
      <w:r>
        <w:tab/>
      </w:r>
      <w:r w:rsidR="00E82B9E" w:rsidRPr="002D2742">
        <w:t>3</w:t>
      </w:r>
      <w:r w:rsidR="00E82B9E">
        <w:t xml:space="preserve"> marks</w:t>
      </w:r>
    </w:p>
    <w:p w14:paraId="5B6504B3" w14:textId="77777777" w:rsidR="002D2742" w:rsidRDefault="002D2742" w:rsidP="00521F4B">
      <w:pPr>
        <w:pStyle w:val="Style0-markingBreakdown"/>
      </w:pPr>
      <w:r>
        <w:t>0</w:t>
      </w:r>
      <w:r>
        <w:tab/>
        <w:t>No User manual or inappropriate user manual</w:t>
      </w:r>
    </w:p>
    <w:p w14:paraId="5B6504B4" w14:textId="77777777" w:rsidR="002D2742" w:rsidRDefault="002D2742" w:rsidP="00521F4B">
      <w:pPr>
        <w:pStyle w:val="Style0-markingBreakdown"/>
      </w:pPr>
      <w:r>
        <w:t>1-2</w:t>
      </w:r>
      <w:r>
        <w:tab/>
        <w:t>Basic User manual that requires understanding beyond the intended audience to use</w:t>
      </w:r>
    </w:p>
    <w:p w14:paraId="5B6504B5" w14:textId="77777777" w:rsidR="002D2742" w:rsidRDefault="002D2742" w:rsidP="00521F4B">
      <w:pPr>
        <w:pStyle w:val="Style0-markingBreakdown"/>
      </w:pPr>
      <w:r>
        <w:t>3</w:t>
      </w:r>
      <w:r>
        <w:tab/>
        <w:t>good user manual that helps intended audience without reference to other items.</w:t>
      </w:r>
    </w:p>
    <w:p w14:paraId="5B6504B6" w14:textId="77777777" w:rsidR="002D2742" w:rsidRPr="002D2742" w:rsidRDefault="002D2742" w:rsidP="0066437A">
      <w:pPr>
        <w:rPr>
          <w:bCs/>
          <w:sz w:val="22"/>
        </w:rPr>
      </w:pPr>
    </w:p>
    <w:p w14:paraId="5B6504B7" w14:textId="77777777" w:rsidR="00E82B9E" w:rsidRDefault="002D2742" w:rsidP="007E67DC">
      <w:pPr>
        <w:pStyle w:val="Style2-Marks-Breakdowntitle"/>
      </w:pPr>
      <w:r w:rsidRPr="002D2742">
        <w:t>Class Diagram</w:t>
      </w:r>
      <w:r w:rsidR="00E82B9E">
        <w:t xml:space="preserve"> </w:t>
      </w:r>
      <w:r w:rsidR="00E82B9E">
        <w:tab/>
      </w:r>
      <w:r w:rsidR="00E82B9E" w:rsidRPr="002D2742">
        <w:t>3</w:t>
      </w:r>
      <w:r w:rsidR="00E82B9E">
        <w:t xml:space="preserve"> marks</w:t>
      </w:r>
    </w:p>
    <w:p w14:paraId="5B6504B8" w14:textId="77777777" w:rsidR="002D2742" w:rsidRDefault="002D2742" w:rsidP="00521F4B">
      <w:pPr>
        <w:pStyle w:val="Style0-markingBreakdown"/>
      </w:pPr>
      <w:r>
        <w:t>0</w:t>
      </w:r>
      <w:r>
        <w:tab/>
        <w:t>No Class diagram</w:t>
      </w:r>
    </w:p>
    <w:p w14:paraId="5B6504B9" w14:textId="77777777" w:rsidR="002D2742" w:rsidRDefault="002D2742" w:rsidP="00521F4B">
      <w:pPr>
        <w:pStyle w:val="Style0-markingBreakdown"/>
      </w:pPr>
      <w:r>
        <w:t>1-2</w:t>
      </w:r>
      <w:r>
        <w:tab/>
        <w:t>Basic Class diagram showing classes, may be missing elements such as relationships, multiplicity, attributes, method, access modifiers or may contain inappropriate elements</w:t>
      </w:r>
    </w:p>
    <w:p w14:paraId="5B6504BA" w14:textId="77777777" w:rsidR="002D2742" w:rsidRDefault="002D2742" w:rsidP="00521F4B">
      <w:pPr>
        <w:pStyle w:val="Style0-markingBreakdown"/>
      </w:pPr>
      <w:r>
        <w:t>3</w:t>
      </w:r>
      <w:r>
        <w:tab/>
        <w:t>Good class diagram that matches solution and contains all required element, appropriate solution.</w:t>
      </w:r>
    </w:p>
    <w:p w14:paraId="5B6504BB" w14:textId="77777777" w:rsidR="002D2742" w:rsidRPr="002D2742" w:rsidRDefault="002D2742" w:rsidP="002D2742">
      <w:pPr>
        <w:rPr>
          <w:bCs/>
          <w:sz w:val="22"/>
        </w:rPr>
      </w:pPr>
    </w:p>
    <w:p w14:paraId="5B6504BC" w14:textId="77777777" w:rsidR="00E82B9E" w:rsidRDefault="002D2742" w:rsidP="007E67DC">
      <w:pPr>
        <w:pStyle w:val="Style2-Marks-Breakdowntitle"/>
      </w:pPr>
      <w:r w:rsidRPr="002D2742">
        <w:t>Testing Details</w:t>
      </w:r>
      <w:r>
        <w:t xml:space="preserve"> </w:t>
      </w:r>
      <w:r w:rsidRPr="002D2742">
        <w:tab/>
      </w:r>
      <w:r w:rsidR="00E82B9E">
        <w:t>8 marks</w:t>
      </w:r>
    </w:p>
    <w:p w14:paraId="5B6504BD" w14:textId="77777777" w:rsidR="002D2742" w:rsidRPr="002D2742" w:rsidRDefault="002D2742" w:rsidP="002D2742">
      <w:pPr>
        <w:rPr>
          <w:bCs/>
          <w:sz w:val="22"/>
        </w:rPr>
      </w:pPr>
    </w:p>
    <w:p w14:paraId="5B6504BE" w14:textId="77777777" w:rsidR="002D2742" w:rsidRPr="00E339D8" w:rsidRDefault="002D2742" w:rsidP="001E7D0F">
      <w:pPr>
        <w:ind w:left="851" w:hanging="709"/>
        <w:rPr>
          <w:bCs/>
          <w:sz w:val="22"/>
          <w:szCs w:val="22"/>
        </w:rPr>
      </w:pPr>
      <w:r w:rsidRPr="00E339D8">
        <w:rPr>
          <w:bCs/>
          <w:sz w:val="22"/>
          <w:szCs w:val="22"/>
        </w:rPr>
        <w:t xml:space="preserve">Test 1- </w:t>
      </w:r>
      <w:r w:rsidRPr="00917486">
        <w:rPr>
          <w:bCs/>
          <w:i/>
        </w:rPr>
        <w:t>3 marks</w:t>
      </w:r>
    </w:p>
    <w:p w14:paraId="5B6504BF" w14:textId="77777777" w:rsidR="002D2742" w:rsidRPr="00E339D8" w:rsidRDefault="002D2742" w:rsidP="001E7D0F">
      <w:pPr>
        <w:ind w:left="1985" w:hanging="709"/>
        <w:rPr>
          <w:bCs/>
          <w:sz w:val="22"/>
          <w:szCs w:val="22"/>
        </w:rPr>
      </w:pPr>
      <w:r w:rsidRPr="00E339D8">
        <w:rPr>
          <w:bCs/>
          <w:sz w:val="22"/>
          <w:szCs w:val="22"/>
        </w:rPr>
        <w:t>0 – no test present</w:t>
      </w:r>
    </w:p>
    <w:p w14:paraId="5B6504C0" w14:textId="77777777" w:rsidR="002D2742" w:rsidRPr="00E339D8" w:rsidRDefault="002D2742" w:rsidP="001E7D0F">
      <w:pPr>
        <w:ind w:left="1985" w:hanging="709"/>
        <w:rPr>
          <w:bCs/>
          <w:sz w:val="22"/>
          <w:szCs w:val="22"/>
        </w:rPr>
      </w:pPr>
      <w:r w:rsidRPr="00E339D8">
        <w:rPr>
          <w:bCs/>
          <w:sz w:val="22"/>
          <w:szCs w:val="22"/>
        </w:rPr>
        <w:t>1-2 for partially complete test</w:t>
      </w:r>
    </w:p>
    <w:p w14:paraId="5B6504C1" w14:textId="77777777" w:rsidR="002D2742" w:rsidRPr="00E339D8" w:rsidRDefault="002D2742" w:rsidP="001E7D0F">
      <w:pPr>
        <w:ind w:left="1985" w:hanging="709"/>
        <w:rPr>
          <w:bCs/>
          <w:sz w:val="22"/>
          <w:szCs w:val="22"/>
        </w:rPr>
      </w:pPr>
      <w:r w:rsidRPr="00E339D8">
        <w:rPr>
          <w:bCs/>
          <w:sz w:val="22"/>
          <w:szCs w:val="22"/>
        </w:rPr>
        <w:t>3 marks for complete test</w:t>
      </w:r>
    </w:p>
    <w:p w14:paraId="5B6504C2" w14:textId="77777777" w:rsidR="002D2742" w:rsidRPr="00E339D8" w:rsidRDefault="002D2742" w:rsidP="001E7D0F">
      <w:pPr>
        <w:ind w:left="851" w:hanging="709"/>
        <w:rPr>
          <w:bCs/>
          <w:sz w:val="22"/>
          <w:szCs w:val="22"/>
        </w:rPr>
      </w:pPr>
      <w:r w:rsidRPr="00E339D8">
        <w:rPr>
          <w:bCs/>
          <w:sz w:val="22"/>
          <w:szCs w:val="22"/>
        </w:rPr>
        <w:t xml:space="preserve">Test 2- </w:t>
      </w:r>
      <w:r w:rsidRPr="00917486">
        <w:rPr>
          <w:bCs/>
          <w:i/>
        </w:rPr>
        <w:t>2 marks</w:t>
      </w:r>
    </w:p>
    <w:p w14:paraId="5B6504C3" w14:textId="77777777" w:rsidR="002D2742" w:rsidRPr="00E339D8" w:rsidRDefault="002D2742" w:rsidP="001E7D0F">
      <w:pPr>
        <w:ind w:left="1985" w:hanging="709"/>
        <w:rPr>
          <w:bCs/>
          <w:sz w:val="22"/>
          <w:szCs w:val="22"/>
        </w:rPr>
      </w:pPr>
      <w:r w:rsidRPr="00E339D8">
        <w:rPr>
          <w:bCs/>
          <w:sz w:val="22"/>
          <w:szCs w:val="22"/>
        </w:rPr>
        <w:t>0 – no test</w:t>
      </w:r>
    </w:p>
    <w:p w14:paraId="5B6504C4" w14:textId="77777777" w:rsidR="002D2742" w:rsidRPr="00E339D8" w:rsidRDefault="002D2742" w:rsidP="001E7D0F">
      <w:pPr>
        <w:ind w:left="1985" w:hanging="709"/>
        <w:rPr>
          <w:bCs/>
          <w:sz w:val="22"/>
          <w:szCs w:val="22"/>
        </w:rPr>
      </w:pPr>
      <w:r w:rsidRPr="00E339D8">
        <w:rPr>
          <w:bCs/>
          <w:sz w:val="22"/>
          <w:szCs w:val="22"/>
        </w:rPr>
        <w:t>1 – partial complete test</w:t>
      </w:r>
    </w:p>
    <w:p w14:paraId="5B6504C5" w14:textId="77777777" w:rsidR="002D2742" w:rsidRPr="00E339D8" w:rsidRDefault="002D2742" w:rsidP="001E7D0F">
      <w:pPr>
        <w:ind w:left="1985" w:hanging="709"/>
        <w:rPr>
          <w:bCs/>
          <w:sz w:val="22"/>
          <w:szCs w:val="22"/>
        </w:rPr>
      </w:pPr>
      <w:r w:rsidRPr="00E339D8">
        <w:rPr>
          <w:bCs/>
          <w:sz w:val="22"/>
          <w:szCs w:val="22"/>
        </w:rPr>
        <w:t>2 – complete test</w:t>
      </w:r>
    </w:p>
    <w:p w14:paraId="5B6504C6" w14:textId="77777777" w:rsidR="002D2742" w:rsidRPr="00E339D8" w:rsidRDefault="002D2742" w:rsidP="001E7D0F">
      <w:pPr>
        <w:ind w:left="851" w:hanging="709"/>
        <w:rPr>
          <w:bCs/>
          <w:sz w:val="22"/>
          <w:szCs w:val="22"/>
        </w:rPr>
      </w:pPr>
      <w:r w:rsidRPr="00E339D8">
        <w:rPr>
          <w:bCs/>
          <w:sz w:val="22"/>
          <w:szCs w:val="22"/>
        </w:rPr>
        <w:t xml:space="preserve">Test 3 – </w:t>
      </w:r>
      <w:r w:rsidRPr="00917486">
        <w:rPr>
          <w:bCs/>
          <w:i/>
        </w:rPr>
        <w:t>3 marks</w:t>
      </w:r>
    </w:p>
    <w:p w14:paraId="5B6504C7" w14:textId="77777777" w:rsidR="002D2742" w:rsidRPr="00E339D8" w:rsidRDefault="002D2742" w:rsidP="001E7D0F">
      <w:pPr>
        <w:ind w:left="1985" w:hanging="709"/>
        <w:rPr>
          <w:bCs/>
          <w:sz w:val="22"/>
          <w:szCs w:val="22"/>
        </w:rPr>
      </w:pPr>
      <w:r w:rsidRPr="00E339D8">
        <w:rPr>
          <w:bCs/>
          <w:sz w:val="22"/>
          <w:szCs w:val="22"/>
        </w:rPr>
        <w:t>0 – no test present</w:t>
      </w:r>
    </w:p>
    <w:p w14:paraId="5B6504C8" w14:textId="77777777" w:rsidR="002D2742" w:rsidRPr="00E339D8" w:rsidRDefault="002D2742" w:rsidP="001E7D0F">
      <w:pPr>
        <w:ind w:left="1985" w:hanging="709"/>
        <w:rPr>
          <w:bCs/>
          <w:sz w:val="22"/>
          <w:szCs w:val="22"/>
        </w:rPr>
      </w:pPr>
      <w:r w:rsidRPr="00E339D8">
        <w:rPr>
          <w:bCs/>
          <w:sz w:val="22"/>
          <w:szCs w:val="22"/>
        </w:rPr>
        <w:t>1-2 for partially complete test</w:t>
      </w:r>
    </w:p>
    <w:p w14:paraId="5B6504C9" w14:textId="77777777" w:rsidR="002D2742" w:rsidRPr="0066437A" w:rsidRDefault="002D2742" w:rsidP="001E7D0F">
      <w:pPr>
        <w:ind w:left="1985" w:hanging="709"/>
        <w:rPr>
          <w:bCs/>
          <w:sz w:val="18"/>
          <w:szCs w:val="18"/>
        </w:rPr>
      </w:pPr>
      <w:r w:rsidRPr="00E339D8">
        <w:rPr>
          <w:bCs/>
          <w:sz w:val="22"/>
          <w:szCs w:val="22"/>
        </w:rPr>
        <w:t>3 marks for complete test</w:t>
      </w:r>
    </w:p>
    <w:p w14:paraId="5B6504CA" w14:textId="77777777" w:rsidR="002168E9" w:rsidRDefault="002168E9" w:rsidP="002D2742">
      <w:pPr>
        <w:rPr>
          <w:bCs/>
          <w:sz w:val="22"/>
        </w:rPr>
      </w:pPr>
    </w:p>
    <w:p w14:paraId="5B6504CB" w14:textId="106A1EF1" w:rsidR="00E82B9E" w:rsidRDefault="002168E9" w:rsidP="007E67DC">
      <w:pPr>
        <w:pStyle w:val="Style2-Marks-Breakdowntitle"/>
      </w:pPr>
      <w:r w:rsidRPr="002D2742">
        <w:t>Evaluation and Conclusions:</w:t>
      </w:r>
      <w:r w:rsidRPr="002D2742">
        <w:tab/>
      </w:r>
      <w:r w:rsidR="00391614">
        <w:t xml:space="preserve">6 </w:t>
      </w:r>
      <w:r w:rsidR="00E82B9E">
        <w:t>marks</w:t>
      </w:r>
    </w:p>
    <w:p w14:paraId="5B6504CC" w14:textId="77777777" w:rsidR="002168E9" w:rsidRDefault="002168E9" w:rsidP="00521F4B">
      <w:pPr>
        <w:pStyle w:val="Style0-markingBreakdown"/>
      </w:pPr>
      <w:r>
        <w:t xml:space="preserve">0 </w:t>
      </w:r>
      <w:r w:rsidR="007E1789">
        <w:tab/>
      </w:r>
      <w:r>
        <w:t xml:space="preserve">no </w:t>
      </w:r>
      <w:r w:rsidRPr="002D2742">
        <w:t>Evaluation and Conclusions</w:t>
      </w:r>
    </w:p>
    <w:p w14:paraId="5B6504CD" w14:textId="5231C50A" w:rsidR="002168E9" w:rsidRDefault="002168E9" w:rsidP="00521F4B">
      <w:pPr>
        <w:pStyle w:val="Style0-markingBreakdown"/>
      </w:pPr>
      <w:r>
        <w:t>1-</w:t>
      </w:r>
      <w:r w:rsidR="00391614">
        <w:t>2</w:t>
      </w:r>
      <w:r w:rsidR="007E1789">
        <w:tab/>
      </w:r>
      <w:r>
        <w:t>for partially attempt</w:t>
      </w:r>
    </w:p>
    <w:p w14:paraId="5B6504CE" w14:textId="5A60E108" w:rsidR="002168E9" w:rsidRDefault="002168E9" w:rsidP="00521F4B">
      <w:pPr>
        <w:pStyle w:val="Style0-markingBreakdown"/>
      </w:pPr>
      <w:r>
        <w:t>3-</w:t>
      </w:r>
      <w:r w:rsidR="00391614">
        <w:t>4</w:t>
      </w:r>
      <w:r w:rsidR="007E1789">
        <w:tab/>
      </w:r>
      <w:r>
        <w:t xml:space="preserve">marks for </w:t>
      </w:r>
      <w:r w:rsidR="00CD1E55">
        <w:t>strong reflection and e</w:t>
      </w:r>
      <w:r w:rsidRPr="002D2742">
        <w:t>valuation</w:t>
      </w:r>
    </w:p>
    <w:p w14:paraId="5B6504CF" w14:textId="5FA6DCA7" w:rsidR="002168E9" w:rsidRDefault="00391614" w:rsidP="00521F4B">
      <w:pPr>
        <w:pStyle w:val="Style0-markingBreakdown"/>
      </w:pPr>
      <w:r>
        <w:t>5</w:t>
      </w:r>
      <w:r w:rsidR="002168E9">
        <w:t>-</w:t>
      </w:r>
      <w:r>
        <w:t>6</w:t>
      </w:r>
      <w:r w:rsidR="007E1789">
        <w:tab/>
      </w:r>
      <w:r w:rsidR="002168E9">
        <w:t xml:space="preserve">Complete </w:t>
      </w:r>
      <w:r w:rsidR="002168E9" w:rsidRPr="002D2742">
        <w:t>Evaluation and Conclusions</w:t>
      </w:r>
      <w:r w:rsidR="00CD1E55">
        <w:t xml:space="preserve"> including </w:t>
      </w:r>
      <w:r w:rsidR="00CD1E55" w:rsidRPr="00CD1E55">
        <w:t>any suggested improvements</w:t>
      </w:r>
      <w:r w:rsidR="00CD1E55">
        <w:t xml:space="preserve"> to current submission.</w:t>
      </w:r>
    </w:p>
    <w:p w14:paraId="5B6504D0" w14:textId="77777777" w:rsidR="002D2742" w:rsidRDefault="002D2742" w:rsidP="002D2742">
      <w:pPr>
        <w:rPr>
          <w:bCs/>
          <w:sz w:val="22"/>
        </w:rPr>
      </w:pPr>
    </w:p>
    <w:p w14:paraId="5B6504D1" w14:textId="77777777" w:rsidR="002D2742" w:rsidRDefault="002D2742" w:rsidP="002D2742">
      <w:pPr>
        <w:rPr>
          <w:bCs/>
          <w:sz w:val="22"/>
        </w:rPr>
      </w:pPr>
    </w:p>
    <w:p w14:paraId="5B6504D2" w14:textId="77777777" w:rsidR="002D2742" w:rsidRPr="0066437A" w:rsidRDefault="002D2742" w:rsidP="002D2742">
      <w:pPr>
        <w:rPr>
          <w:bCs/>
          <w:color w:val="FF0000"/>
          <w:sz w:val="22"/>
        </w:rPr>
      </w:pPr>
      <w:r w:rsidRPr="0066437A">
        <w:rPr>
          <w:bCs/>
          <w:color w:val="0070C0"/>
          <w:sz w:val="22"/>
        </w:rPr>
        <w:t xml:space="preserve">Program </w:t>
      </w:r>
      <w:r w:rsidRPr="0066437A">
        <w:rPr>
          <w:bCs/>
          <w:color w:val="FF0000"/>
          <w:sz w:val="22"/>
        </w:rPr>
        <w:tab/>
      </w:r>
    </w:p>
    <w:p w14:paraId="5B6504D3" w14:textId="77777777" w:rsidR="004E42F7" w:rsidRDefault="002D2742" w:rsidP="007E67DC">
      <w:pPr>
        <w:pStyle w:val="Style2-Marks-Breakdowntitle"/>
      </w:pPr>
      <w:r w:rsidRPr="002D2742">
        <w:t>MVC design pattern</w:t>
      </w:r>
      <w:r w:rsidR="004E42F7">
        <w:t xml:space="preserve"> </w:t>
      </w:r>
      <w:r w:rsidR="004E42F7">
        <w:tab/>
      </w:r>
      <w:r w:rsidRPr="002D2742">
        <w:t>10</w:t>
      </w:r>
      <w:r w:rsidR="004E42F7" w:rsidRPr="004E42F7">
        <w:t xml:space="preserve"> </w:t>
      </w:r>
      <w:r w:rsidR="004E42F7">
        <w:t>marks</w:t>
      </w:r>
    </w:p>
    <w:p w14:paraId="5B6504D4" w14:textId="77777777" w:rsidR="002D2742" w:rsidRDefault="002D2742" w:rsidP="00521F4B">
      <w:pPr>
        <w:pStyle w:val="Style0-markingBreakdown"/>
      </w:pPr>
      <w:r>
        <w:t>0-3</w:t>
      </w:r>
      <w:r>
        <w:tab/>
        <w:t>MVC pattern not used, or such a weak attempt that pattern not really used</w:t>
      </w:r>
    </w:p>
    <w:p w14:paraId="5B6504D5" w14:textId="77777777" w:rsidR="002D2742" w:rsidRDefault="002D2742" w:rsidP="00521F4B">
      <w:pPr>
        <w:pStyle w:val="Style0-markingBreakdown"/>
      </w:pPr>
      <w:r>
        <w:t>4-6</w:t>
      </w:r>
      <w:r>
        <w:tab/>
        <w:t>Basic attempt at Pattern use</w:t>
      </w:r>
    </w:p>
    <w:p w14:paraId="5B6504D6" w14:textId="77777777" w:rsidR="002D2742" w:rsidRDefault="002D2742" w:rsidP="00521F4B">
      <w:pPr>
        <w:pStyle w:val="Style0-markingBreakdown"/>
      </w:pPr>
      <w:r>
        <w:t>7-9</w:t>
      </w:r>
      <w:r>
        <w:tab/>
        <w:t>Strong attempt at use of patter</w:t>
      </w:r>
      <w:r w:rsidR="00E339D8">
        <w:t>n</w:t>
      </w:r>
      <w:r>
        <w:t>, minor errors at most</w:t>
      </w:r>
    </w:p>
    <w:p w14:paraId="5B6504D7" w14:textId="77777777" w:rsidR="002D2742" w:rsidRDefault="002D2742" w:rsidP="005C45A3">
      <w:pPr>
        <w:pStyle w:val="Style0-markingBreakdown"/>
      </w:pPr>
      <w:r>
        <w:t>10</w:t>
      </w:r>
      <w:r>
        <w:tab/>
        <w:t>Complete and strong use of MVC</w:t>
      </w:r>
    </w:p>
    <w:p w14:paraId="5B6504D8" w14:textId="77777777" w:rsidR="005C45A3" w:rsidRPr="002D2742" w:rsidRDefault="005C45A3" w:rsidP="005C45A3">
      <w:pPr>
        <w:pStyle w:val="Style0-markingBreakdown"/>
        <w:rPr>
          <w:bCs w:val="0"/>
        </w:rPr>
      </w:pPr>
    </w:p>
    <w:p w14:paraId="5B6504D9" w14:textId="02CCDA6A" w:rsidR="002D2742" w:rsidRDefault="002D2742" w:rsidP="005C45A3">
      <w:pPr>
        <w:pStyle w:val="Style2-Marks-Breakdowntitle"/>
      </w:pPr>
      <w:r w:rsidRPr="002D2742">
        <w:lastRenderedPageBreak/>
        <w:t>The Complete Model</w:t>
      </w:r>
      <w:r w:rsidR="0472B4A3" w:rsidRPr="002D2742">
        <w:t xml:space="preserve"> </w:t>
      </w:r>
      <w:r w:rsidR="005C45A3">
        <w:tab/>
      </w:r>
      <w:r w:rsidRPr="002D2742">
        <w:t>20</w:t>
      </w:r>
      <w:r w:rsidR="00E82B9E">
        <w:t xml:space="preserve"> marks</w:t>
      </w:r>
    </w:p>
    <w:p w14:paraId="5B6504DA" w14:textId="77777777" w:rsidR="003364B9" w:rsidRPr="00521F4B" w:rsidRDefault="003364B9" w:rsidP="00521F4B">
      <w:pPr>
        <w:pStyle w:val="Style0-markingBreakdown"/>
      </w:pPr>
      <w:r w:rsidRPr="00521F4B">
        <w:t>0-7</w:t>
      </w:r>
      <w:r w:rsidR="0026483B" w:rsidRPr="00521F4B">
        <w:tab/>
      </w:r>
      <w:r w:rsidR="005540B8" w:rsidRPr="00521F4B">
        <w:t>no or basic attempt to code classes and methods</w:t>
      </w:r>
    </w:p>
    <w:p w14:paraId="5B6504DB" w14:textId="77777777" w:rsidR="003364B9" w:rsidRPr="00521F4B" w:rsidRDefault="003364B9" w:rsidP="00521F4B">
      <w:pPr>
        <w:pStyle w:val="Style0-markingBreakdown"/>
      </w:pPr>
      <w:r w:rsidRPr="00521F4B">
        <w:t>8-12</w:t>
      </w:r>
      <w:r w:rsidR="005540B8" w:rsidRPr="00521F4B">
        <w:t xml:space="preserve"> </w:t>
      </w:r>
      <w:r w:rsidR="007E1789">
        <w:tab/>
      </w:r>
      <w:r w:rsidR="005540B8" w:rsidRPr="00521F4B">
        <w:t>at least one class completely coded and partial attempt with other classes</w:t>
      </w:r>
    </w:p>
    <w:p w14:paraId="5B6504DC" w14:textId="77777777" w:rsidR="003364B9" w:rsidRPr="00521F4B" w:rsidRDefault="003364B9" w:rsidP="00521F4B">
      <w:pPr>
        <w:pStyle w:val="Style0-markingBreakdown"/>
      </w:pPr>
      <w:r w:rsidRPr="00521F4B">
        <w:t>13-16</w:t>
      </w:r>
      <w:r w:rsidR="005540B8" w:rsidRPr="00521F4B">
        <w:t xml:space="preserve"> </w:t>
      </w:r>
      <w:r w:rsidR="0026483B">
        <w:tab/>
      </w:r>
      <w:r w:rsidR="005540B8" w:rsidRPr="00521F4B">
        <w:t>strong attempt at coding most identified classes</w:t>
      </w:r>
    </w:p>
    <w:p w14:paraId="5B6504DD" w14:textId="77777777" w:rsidR="003364B9" w:rsidRPr="00521F4B" w:rsidRDefault="003364B9" w:rsidP="00521F4B">
      <w:pPr>
        <w:pStyle w:val="Style0-markingBreakdown"/>
      </w:pPr>
      <w:r w:rsidRPr="00521F4B">
        <w:t>17-20</w:t>
      </w:r>
      <w:r w:rsidR="007E1789">
        <w:tab/>
      </w:r>
      <w:r w:rsidR="005540B8" w:rsidRPr="00521F4B">
        <w:t>complete model as reflected by class diagram</w:t>
      </w:r>
    </w:p>
    <w:p w14:paraId="5B6504DE" w14:textId="77777777" w:rsidR="003364B9" w:rsidRDefault="003364B9" w:rsidP="002D2742">
      <w:pPr>
        <w:rPr>
          <w:bCs/>
          <w:sz w:val="22"/>
        </w:rPr>
      </w:pPr>
    </w:p>
    <w:p w14:paraId="5B6504DF" w14:textId="77777777" w:rsidR="003364B9" w:rsidRPr="002D2742" w:rsidRDefault="003364B9" w:rsidP="002D2742">
      <w:pPr>
        <w:rPr>
          <w:bCs/>
          <w:sz w:val="22"/>
        </w:rPr>
      </w:pPr>
    </w:p>
    <w:p w14:paraId="5B6504E0" w14:textId="194247B2" w:rsidR="002D2742" w:rsidRPr="00B60B69" w:rsidRDefault="002D2742">
      <w:pPr>
        <w:tabs>
          <w:tab w:val="left" w:pos="8222"/>
        </w:tabs>
        <w:ind w:right="-187"/>
        <w:rPr>
          <w:sz w:val="22"/>
          <w:szCs w:val="22"/>
        </w:rPr>
      </w:pPr>
      <w:r w:rsidRPr="007E67DC">
        <w:rPr>
          <w:rStyle w:val="Style2-Marks-BreakdowntitleChar"/>
        </w:rPr>
        <w:t>Use of Multithreading</w:t>
      </w:r>
      <w:r w:rsidR="0B7D9800" w:rsidRPr="007E67DC">
        <w:rPr>
          <w:rStyle w:val="Style2-Marks-BreakdowntitleChar"/>
        </w:rPr>
        <w:t xml:space="preserve"> </w:t>
      </w:r>
      <w:r w:rsidR="004A44C5">
        <w:rPr>
          <w:bCs/>
          <w:sz w:val="22"/>
        </w:rPr>
        <w:tab/>
      </w:r>
      <w:r w:rsidRPr="00B60B69">
        <w:rPr>
          <w:b/>
          <w:bCs/>
          <w:sz w:val="22"/>
          <w:szCs w:val="22"/>
        </w:rPr>
        <w:t>10</w:t>
      </w:r>
      <w:r w:rsidR="00990176" w:rsidRPr="00B60B69">
        <w:rPr>
          <w:b/>
          <w:bCs/>
          <w:sz w:val="22"/>
          <w:szCs w:val="22"/>
        </w:rPr>
        <w:t xml:space="preserve"> marks</w:t>
      </w:r>
    </w:p>
    <w:p w14:paraId="5B6504E1" w14:textId="77777777" w:rsidR="00526243" w:rsidRPr="00526243" w:rsidRDefault="003364B9" w:rsidP="00521F4B">
      <w:pPr>
        <w:rPr>
          <w:bCs/>
          <w:sz w:val="22"/>
        </w:rPr>
      </w:pPr>
      <w:r>
        <w:rPr>
          <w:bCs/>
          <w:sz w:val="22"/>
        </w:rPr>
        <w:t>0-3</w:t>
      </w:r>
      <w:r w:rsidR="00526243" w:rsidRPr="00526243">
        <w:t xml:space="preserve"> </w:t>
      </w:r>
      <w:r w:rsidR="00E339D8">
        <w:rPr>
          <w:bCs/>
          <w:sz w:val="22"/>
        </w:rPr>
        <w:tab/>
        <w:t>T</w:t>
      </w:r>
      <w:r w:rsidR="00526243">
        <w:rPr>
          <w:bCs/>
          <w:sz w:val="22"/>
        </w:rPr>
        <w:t>hreads</w:t>
      </w:r>
      <w:r w:rsidR="00526243" w:rsidRPr="00526243">
        <w:rPr>
          <w:bCs/>
          <w:sz w:val="22"/>
        </w:rPr>
        <w:t xml:space="preserve"> not used, or such a weak attempt that </w:t>
      </w:r>
      <w:r w:rsidR="00526243">
        <w:rPr>
          <w:bCs/>
          <w:sz w:val="22"/>
        </w:rPr>
        <w:t>Multithreading</w:t>
      </w:r>
      <w:r w:rsidR="00526243" w:rsidRPr="00526243">
        <w:rPr>
          <w:bCs/>
          <w:sz w:val="22"/>
        </w:rPr>
        <w:t xml:space="preserve"> not really used</w:t>
      </w:r>
    </w:p>
    <w:p w14:paraId="5B6504E2" w14:textId="77777777" w:rsidR="00526243" w:rsidRPr="00526243" w:rsidRDefault="00526243" w:rsidP="00521F4B">
      <w:pPr>
        <w:rPr>
          <w:bCs/>
          <w:sz w:val="22"/>
        </w:rPr>
      </w:pPr>
      <w:r w:rsidRPr="00526243">
        <w:rPr>
          <w:bCs/>
          <w:sz w:val="22"/>
        </w:rPr>
        <w:t>4-6</w:t>
      </w:r>
      <w:r w:rsidRPr="00526243">
        <w:rPr>
          <w:bCs/>
          <w:sz w:val="22"/>
        </w:rPr>
        <w:tab/>
        <w:t xml:space="preserve">Basic attempt at </w:t>
      </w:r>
      <w:r w:rsidRPr="002D2742">
        <w:rPr>
          <w:bCs/>
          <w:sz w:val="22"/>
        </w:rPr>
        <w:t>Multithreading</w:t>
      </w:r>
      <w:r w:rsidRPr="00526243">
        <w:rPr>
          <w:bCs/>
          <w:sz w:val="22"/>
        </w:rPr>
        <w:t xml:space="preserve"> use</w:t>
      </w:r>
    </w:p>
    <w:p w14:paraId="5B6504E3" w14:textId="77777777" w:rsidR="00526243" w:rsidRPr="00526243" w:rsidRDefault="00526243" w:rsidP="00521F4B">
      <w:pPr>
        <w:rPr>
          <w:bCs/>
          <w:sz w:val="22"/>
        </w:rPr>
      </w:pPr>
      <w:r w:rsidRPr="00526243">
        <w:rPr>
          <w:bCs/>
          <w:sz w:val="22"/>
        </w:rPr>
        <w:t>7-9</w:t>
      </w:r>
      <w:r w:rsidRPr="00526243">
        <w:rPr>
          <w:bCs/>
          <w:sz w:val="22"/>
        </w:rPr>
        <w:tab/>
        <w:t xml:space="preserve">Strong attempt at use of </w:t>
      </w:r>
      <w:r w:rsidR="002168E9" w:rsidRPr="002D2742">
        <w:rPr>
          <w:bCs/>
          <w:sz w:val="22"/>
        </w:rPr>
        <w:t>Multithreading</w:t>
      </w:r>
      <w:r w:rsidRPr="00526243">
        <w:rPr>
          <w:bCs/>
          <w:sz w:val="22"/>
        </w:rPr>
        <w:t>, minor errors at most</w:t>
      </w:r>
    </w:p>
    <w:p w14:paraId="5B6504E4" w14:textId="77777777" w:rsidR="003364B9" w:rsidRDefault="00526243" w:rsidP="00521F4B">
      <w:pPr>
        <w:rPr>
          <w:bCs/>
          <w:sz w:val="22"/>
        </w:rPr>
      </w:pPr>
      <w:r w:rsidRPr="00526243">
        <w:rPr>
          <w:bCs/>
          <w:sz w:val="22"/>
        </w:rPr>
        <w:t>10</w:t>
      </w:r>
      <w:r w:rsidRPr="00526243">
        <w:rPr>
          <w:bCs/>
          <w:sz w:val="22"/>
        </w:rPr>
        <w:tab/>
        <w:t xml:space="preserve">Complete and strong use of </w:t>
      </w:r>
      <w:r w:rsidR="002168E9" w:rsidRPr="002D2742">
        <w:rPr>
          <w:bCs/>
          <w:sz w:val="22"/>
        </w:rPr>
        <w:t>Multithreading</w:t>
      </w:r>
    </w:p>
    <w:p w14:paraId="5B6504E5" w14:textId="77777777" w:rsidR="003364B9" w:rsidRPr="002D2742" w:rsidRDefault="003364B9" w:rsidP="002D2742">
      <w:pPr>
        <w:rPr>
          <w:bCs/>
          <w:sz w:val="22"/>
        </w:rPr>
      </w:pPr>
    </w:p>
    <w:p w14:paraId="5B6504E6" w14:textId="77777777" w:rsidR="002D2742" w:rsidRDefault="002D2742" w:rsidP="00521F4B">
      <w:pPr>
        <w:pStyle w:val="Style2-Marks-Breakdowntitle"/>
      </w:pPr>
      <w:r w:rsidRPr="002D2742">
        <w:t xml:space="preserve">Proper type and number of events, observers and their implementation </w:t>
      </w:r>
      <w:r w:rsidRPr="002D2742">
        <w:tab/>
        <w:t>15</w:t>
      </w:r>
      <w:r w:rsidR="00990176">
        <w:t xml:space="preserve"> marks</w:t>
      </w:r>
    </w:p>
    <w:p w14:paraId="5B6504E7" w14:textId="77777777" w:rsidR="00DD4D27" w:rsidRDefault="00DD4D27" w:rsidP="00521F4B">
      <w:pPr>
        <w:pStyle w:val="Style0-markingBreakdown"/>
      </w:pPr>
      <w:r>
        <w:t>0-5</w:t>
      </w:r>
      <w:r w:rsidR="007E1789">
        <w:tab/>
      </w:r>
      <w:r>
        <w:t xml:space="preserve">no or weak attempt to define and </w:t>
      </w:r>
      <w:r w:rsidR="00990176">
        <w:t>observe events</w:t>
      </w:r>
    </w:p>
    <w:p w14:paraId="5B6504E8" w14:textId="77777777" w:rsidR="00990176" w:rsidRDefault="00990176" w:rsidP="00521F4B">
      <w:pPr>
        <w:pStyle w:val="Style0-markingBreakdown"/>
      </w:pPr>
      <w:r>
        <w:t xml:space="preserve">6-10 </w:t>
      </w:r>
      <w:r w:rsidR="007E1789">
        <w:tab/>
      </w:r>
      <w:r>
        <w:t>Good attempt at identifying reasonable number and types of events</w:t>
      </w:r>
    </w:p>
    <w:p w14:paraId="5B6504E9" w14:textId="77777777" w:rsidR="00990176" w:rsidRDefault="00990176" w:rsidP="00521F4B">
      <w:pPr>
        <w:pStyle w:val="Style0-markingBreakdown"/>
      </w:pPr>
      <w:r>
        <w:t>11-15</w:t>
      </w:r>
      <w:r w:rsidR="007E1789">
        <w:tab/>
      </w:r>
      <w:r>
        <w:t>Strong or complete events and observers</w:t>
      </w:r>
    </w:p>
    <w:p w14:paraId="5B6504EA" w14:textId="77777777" w:rsidR="00990176" w:rsidRPr="002D2742" w:rsidRDefault="00990176" w:rsidP="00521F4B">
      <w:pPr>
        <w:pStyle w:val="Style0-markingBreakdown"/>
      </w:pPr>
    </w:p>
    <w:p w14:paraId="5B6504EB" w14:textId="77777777" w:rsidR="002D2742" w:rsidRPr="002D2742" w:rsidRDefault="002D2742" w:rsidP="007E67DC">
      <w:pPr>
        <w:pStyle w:val="Style2-Marks-Breakdowntitle"/>
      </w:pPr>
      <w:r w:rsidRPr="002D2742">
        <w:t>View1-</w:t>
      </w:r>
      <w:r w:rsidR="006B4F38" w:rsidRPr="006B4F38">
        <w:t xml:space="preserve"> </w:t>
      </w:r>
      <w:r w:rsidR="006B4F38" w:rsidRPr="002D2742">
        <w:t>Produce a text report on the console of each event in this simulation</w:t>
      </w:r>
      <w:r w:rsidRPr="002D2742">
        <w:t xml:space="preserve">  </w:t>
      </w:r>
      <w:r w:rsidRPr="002D2742">
        <w:tab/>
        <w:t>10</w:t>
      </w:r>
      <w:r w:rsidR="00990176">
        <w:t xml:space="preserve"> marks</w:t>
      </w:r>
    </w:p>
    <w:p w14:paraId="5B6504EC" w14:textId="77777777" w:rsidR="003364B9" w:rsidRDefault="003364B9" w:rsidP="00521F4B">
      <w:pPr>
        <w:pStyle w:val="Style1"/>
      </w:pPr>
      <w:r>
        <w:t>0-3</w:t>
      </w:r>
      <w:r w:rsidR="00447B26">
        <w:t xml:space="preserve"> </w:t>
      </w:r>
      <w:r w:rsidR="00E339D8">
        <w:tab/>
      </w:r>
      <w:r w:rsidR="00447B26">
        <w:t>no or unrelated</w:t>
      </w:r>
      <w:r w:rsidR="00B54ECB">
        <w:t xml:space="preserve"> and </w:t>
      </w:r>
      <w:r w:rsidR="00447B26">
        <w:t xml:space="preserve">weak attempt </w:t>
      </w:r>
    </w:p>
    <w:p w14:paraId="5B6504ED" w14:textId="77777777" w:rsidR="003364B9" w:rsidRDefault="003364B9" w:rsidP="00521F4B">
      <w:pPr>
        <w:pStyle w:val="Style1"/>
      </w:pPr>
      <w:r>
        <w:t>4-6</w:t>
      </w:r>
      <w:r w:rsidR="00E339D8">
        <w:tab/>
      </w:r>
      <w:r w:rsidR="007D45BA">
        <w:t>reports on</w:t>
      </w:r>
      <w:r w:rsidR="00447B26">
        <w:t xml:space="preserve"> at least</w:t>
      </w:r>
      <w:r w:rsidR="007D45BA">
        <w:t xml:space="preserve"> one actor</w:t>
      </w:r>
      <w:r w:rsidR="00B54ECB">
        <w:t>’s</w:t>
      </w:r>
      <w:r w:rsidR="007D45BA">
        <w:t xml:space="preserve"> events</w:t>
      </w:r>
    </w:p>
    <w:p w14:paraId="5B6504EE" w14:textId="77777777" w:rsidR="003364B9" w:rsidRDefault="003364B9" w:rsidP="00521F4B">
      <w:pPr>
        <w:pStyle w:val="Style1"/>
      </w:pPr>
      <w:r>
        <w:t>7-9</w:t>
      </w:r>
      <w:r w:rsidR="007D45BA">
        <w:t xml:space="preserve"> </w:t>
      </w:r>
      <w:r w:rsidR="00E339D8">
        <w:tab/>
      </w:r>
      <w:r w:rsidR="007D45BA">
        <w:t xml:space="preserve">reports on more than one type of events </w:t>
      </w:r>
      <w:r w:rsidR="00447B26">
        <w:t>produced by different actors</w:t>
      </w:r>
    </w:p>
    <w:p w14:paraId="5B6504EF" w14:textId="77777777" w:rsidR="003364B9" w:rsidRDefault="003364B9" w:rsidP="00521F4B">
      <w:pPr>
        <w:pStyle w:val="Style1"/>
      </w:pPr>
      <w:r>
        <w:t>10</w:t>
      </w:r>
      <w:r w:rsidR="007D45BA">
        <w:t xml:space="preserve"> </w:t>
      </w:r>
      <w:r w:rsidR="00E339D8">
        <w:tab/>
      </w:r>
      <w:r w:rsidR="007D45BA">
        <w:t>Complete report</w:t>
      </w:r>
    </w:p>
    <w:p w14:paraId="5B6504F0" w14:textId="77777777" w:rsidR="003364B9" w:rsidRDefault="003364B9" w:rsidP="002D2742">
      <w:pPr>
        <w:rPr>
          <w:bCs/>
          <w:sz w:val="22"/>
        </w:rPr>
      </w:pPr>
    </w:p>
    <w:p w14:paraId="5B6504F1" w14:textId="77777777" w:rsidR="002D2742" w:rsidRPr="007E67DC" w:rsidRDefault="002D2742" w:rsidP="007E67DC">
      <w:pPr>
        <w:pStyle w:val="Style2-Marks-Breakdowntitle"/>
      </w:pPr>
      <w:r w:rsidRPr="007E67DC">
        <w:t>View2-</w:t>
      </w:r>
      <w:r w:rsidR="006B4F38" w:rsidRPr="007E67DC">
        <w:t xml:space="preserve">GUI that shows Controller components and Controller logic </w:t>
      </w:r>
      <w:r w:rsidR="00A8743E" w:rsidRPr="007E67DC">
        <w:tab/>
      </w:r>
      <w:r w:rsidRPr="007E67DC">
        <w:t>10</w:t>
      </w:r>
      <w:r w:rsidR="006B4F38" w:rsidRPr="007E67DC">
        <w:t xml:space="preserve"> Marks</w:t>
      </w:r>
    </w:p>
    <w:p w14:paraId="5B6504F2" w14:textId="77777777" w:rsidR="003364B9" w:rsidRPr="00521F4B" w:rsidRDefault="003364B9" w:rsidP="00521F4B">
      <w:pPr>
        <w:pStyle w:val="Style1"/>
      </w:pPr>
      <w:r w:rsidRPr="00521F4B">
        <w:t>0-3</w:t>
      </w:r>
      <w:r w:rsidR="00F90482">
        <w:tab/>
      </w:r>
      <w:r w:rsidR="00447B26" w:rsidRPr="00521F4B">
        <w:t>no or weak attempt</w:t>
      </w:r>
    </w:p>
    <w:p w14:paraId="5B6504F3" w14:textId="77777777" w:rsidR="003364B9" w:rsidRPr="00521F4B" w:rsidRDefault="003364B9" w:rsidP="00521F4B">
      <w:pPr>
        <w:pStyle w:val="Style1"/>
      </w:pPr>
      <w:r w:rsidRPr="00521F4B">
        <w:t>4-6</w:t>
      </w:r>
      <w:r w:rsidR="00447B26" w:rsidRPr="00521F4B">
        <w:t xml:space="preserve"> </w:t>
      </w:r>
      <w:r w:rsidR="00F90482">
        <w:tab/>
      </w:r>
      <w:r w:rsidR="00447B26" w:rsidRPr="00521F4B">
        <w:t xml:space="preserve">some components with </w:t>
      </w:r>
      <w:r w:rsidR="00E339D8" w:rsidRPr="00521F4B">
        <w:t xml:space="preserve">partial </w:t>
      </w:r>
      <w:r w:rsidR="00447B26" w:rsidRPr="00521F4B">
        <w:t>implementation</w:t>
      </w:r>
    </w:p>
    <w:p w14:paraId="5B6504F4" w14:textId="77777777" w:rsidR="003364B9" w:rsidRPr="00521F4B" w:rsidRDefault="003364B9" w:rsidP="00521F4B">
      <w:pPr>
        <w:pStyle w:val="Style1"/>
      </w:pPr>
      <w:r w:rsidRPr="00521F4B">
        <w:t>7-9</w:t>
      </w:r>
      <w:r w:rsidR="00F90482">
        <w:tab/>
      </w:r>
      <w:r w:rsidR="00447B26" w:rsidRPr="00521F4B">
        <w:t>good implementation of major components</w:t>
      </w:r>
    </w:p>
    <w:p w14:paraId="5B6504F5" w14:textId="77777777" w:rsidR="003364B9" w:rsidRDefault="003364B9" w:rsidP="00521F4B">
      <w:pPr>
        <w:pStyle w:val="Style1"/>
      </w:pPr>
      <w:r w:rsidRPr="00521F4B">
        <w:t>10</w:t>
      </w:r>
      <w:r w:rsidR="00447B26" w:rsidRPr="00521F4B">
        <w:t xml:space="preserve"> </w:t>
      </w:r>
      <w:r w:rsidR="00F90482">
        <w:tab/>
      </w:r>
      <w:r w:rsidR="00447B26" w:rsidRPr="00521F4B">
        <w:t xml:space="preserve">Strong and complete </w:t>
      </w:r>
      <w:proofErr w:type="gramStart"/>
      <w:r w:rsidR="00447B26" w:rsidRPr="00521F4B">
        <w:t>implementation</w:t>
      </w:r>
      <w:proofErr w:type="gramEnd"/>
      <w:r w:rsidR="00447B26">
        <w:t xml:space="preserve"> </w:t>
      </w:r>
    </w:p>
    <w:p w14:paraId="5B6504F6" w14:textId="77777777" w:rsidR="003364B9" w:rsidRDefault="003364B9" w:rsidP="002D2742">
      <w:pPr>
        <w:rPr>
          <w:bCs/>
          <w:sz w:val="22"/>
        </w:rPr>
      </w:pPr>
    </w:p>
    <w:p w14:paraId="5B6504F7" w14:textId="77777777" w:rsidR="002D2742" w:rsidRPr="002D2742" w:rsidRDefault="002D2742">
      <w:pPr>
        <w:pStyle w:val="Style2-Marks-Breakdowntitle"/>
        <w:ind w:right="-329"/>
      </w:pPr>
      <w:r w:rsidRPr="002D2742">
        <w:t xml:space="preserve">View3-Produce is an animated GUI reflecting the lift simulation </w:t>
      </w:r>
      <w:r w:rsidR="005C45A3">
        <w:t>–</w:t>
      </w:r>
      <w:r w:rsidRPr="002D2742">
        <w:t>bonus</w:t>
      </w:r>
      <w:r w:rsidR="005C45A3">
        <w:t xml:space="preserve"> </w:t>
      </w:r>
      <w:r w:rsidR="00E82B9E">
        <w:t xml:space="preserve">     </w:t>
      </w:r>
      <w:r w:rsidR="00A8743E">
        <w:tab/>
      </w:r>
      <w:r w:rsidR="00E82B9E">
        <w:t xml:space="preserve"> </w:t>
      </w:r>
      <w:r w:rsidR="00990176" w:rsidRPr="002D2742">
        <w:t>20</w:t>
      </w:r>
      <w:r w:rsidR="00990176">
        <w:t xml:space="preserve"> marks</w:t>
      </w:r>
    </w:p>
    <w:p w14:paraId="5B6504F8" w14:textId="77777777" w:rsidR="006B4F38" w:rsidRDefault="006B4F38" w:rsidP="0066437A">
      <w:pPr>
        <w:rPr>
          <w:bCs/>
          <w:sz w:val="22"/>
        </w:rPr>
      </w:pPr>
      <w:r w:rsidRPr="0066437A">
        <w:rPr>
          <w:bCs/>
          <w:color w:val="0070C0"/>
          <w:sz w:val="22"/>
        </w:rPr>
        <w:t xml:space="preserve">0-5 </w:t>
      </w:r>
      <w:r w:rsidR="0026483B">
        <w:rPr>
          <w:bCs/>
          <w:color w:val="0070C0"/>
          <w:sz w:val="22"/>
        </w:rPr>
        <w:tab/>
      </w:r>
      <w:r w:rsidRPr="0066437A">
        <w:rPr>
          <w:bCs/>
          <w:color w:val="0070C0"/>
          <w:sz w:val="22"/>
        </w:rPr>
        <w:t xml:space="preserve">marks </w:t>
      </w:r>
      <w:r w:rsidR="00A8743E">
        <w:rPr>
          <w:bCs/>
          <w:color w:val="0070C0"/>
          <w:sz w:val="22"/>
        </w:rPr>
        <w:t>each</w:t>
      </w:r>
      <w:r w:rsidRPr="0066437A">
        <w:rPr>
          <w:bCs/>
          <w:color w:val="0070C0"/>
          <w:sz w:val="22"/>
        </w:rPr>
        <w:t xml:space="preserve"> </w:t>
      </w:r>
      <w:r>
        <w:rPr>
          <w:bCs/>
          <w:sz w:val="22"/>
        </w:rPr>
        <w:t>depending on details of implement</w:t>
      </w:r>
      <w:r w:rsidR="00B7339A">
        <w:rPr>
          <w:bCs/>
          <w:sz w:val="22"/>
        </w:rPr>
        <w:t xml:space="preserve">ing </w:t>
      </w:r>
      <w:r w:rsidR="0090000C">
        <w:rPr>
          <w:bCs/>
          <w:sz w:val="22"/>
        </w:rPr>
        <w:t>each of the following:</w:t>
      </w:r>
    </w:p>
    <w:p w14:paraId="5B6504F9" w14:textId="77777777" w:rsidR="002D2742" w:rsidRPr="00530C7F" w:rsidRDefault="002D2742" w:rsidP="00530C7F">
      <w:pPr>
        <w:pStyle w:val="ListParagraph"/>
        <w:numPr>
          <w:ilvl w:val="0"/>
          <w:numId w:val="39"/>
        </w:numPr>
        <w:rPr>
          <w:bCs/>
          <w:sz w:val="22"/>
        </w:rPr>
      </w:pPr>
      <w:r w:rsidRPr="00530C7F">
        <w:rPr>
          <w:bCs/>
          <w:sz w:val="22"/>
        </w:rPr>
        <w:t>Static view of the lift world</w:t>
      </w:r>
    </w:p>
    <w:p w14:paraId="5B6504FA" w14:textId="77777777" w:rsidR="002D2742" w:rsidRPr="00530C7F" w:rsidRDefault="002D2742" w:rsidP="00530C7F">
      <w:pPr>
        <w:pStyle w:val="ListParagraph"/>
        <w:numPr>
          <w:ilvl w:val="0"/>
          <w:numId w:val="39"/>
        </w:numPr>
        <w:rPr>
          <w:bCs/>
          <w:sz w:val="22"/>
        </w:rPr>
      </w:pPr>
      <w:r w:rsidRPr="00530C7F">
        <w:rPr>
          <w:bCs/>
          <w:sz w:val="22"/>
        </w:rPr>
        <w:t>Button pressing animation</w:t>
      </w:r>
    </w:p>
    <w:p w14:paraId="5B6504FB" w14:textId="77777777" w:rsidR="002D2742" w:rsidRPr="00530C7F" w:rsidRDefault="002D2742" w:rsidP="00530C7F">
      <w:pPr>
        <w:pStyle w:val="ListParagraph"/>
        <w:numPr>
          <w:ilvl w:val="0"/>
          <w:numId w:val="39"/>
        </w:numPr>
        <w:rPr>
          <w:bCs/>
          <w:sz w:val="22"/>
        </w:rPr>
      </w:pPr>
      <w:r w:rsidRPr="00530C7F">
        <w:rPr>
          <w:bCs/>
          <w:sz w:val="22"/>
        </w:rPr>
        <w:t>Person animation</w:t>
      </w:r>
    </w:p>
    <w:p w14:paraId="5B6504FC" w14:textId="77777777" w:rsidR="002D2742" w:rsidRPr="00530C7F" w:rsidRDefault="002D2742" w:rsidP="00530C7F">
      <w:pPr>
        <w:pStyle w:val="ListParagraph"/>
        <w:numPr>
          <w:ilvl w:val="0"/>
          <w:numId w:val="39"/>
        </w:numPr>
        <w:rPr>
          <w:bCs/>
          <w:sz w:val="22"/>
        </w:rPr>
      </w:pPr>
      <w:r w:rsidRPr="00530C7F">
        <w:rPr>
          <w:bCs/>
          <w:sz w:val="22"/>
        </w:rPr>
        <w:t xml:space="preserve">Lift movement animation          </w:t>
      </w:r>
      <w:r w:rsidRPr="00530C7F">
        <w:rPr>
          <w:bCs/>
          <w:sz w:val="22"/>
        </w:rPr>
        <w:tab/>
      </w:r>
    </w:p>
    <w:p w14:paraId="5B6504FD" w14:textId="77777777" w:rsidR="003364B9" w:rsidRDefault="003364B9" w:rsidP="003364B9">
      <w:pPr>
        <w:rPr>
          <w:bCs/>
          <w:sz w:val="22"/>
        </w:rPr>
      </w:pPr>
    </w:p>
    <w:p w14:paraId="5B6504FE" w14:textId="77777777" w:rsidR="003364B9" w:rsidRDefault="003364B9" w:rsidP="003364B9">
      <w:pPr>
        <w:rPr>
          <w:bCs/>
          <w:sz w:val="22"/>
        </w:rPr>
      </w:pPr>
      <w:r>
        <w:rPr>
          <w:bCs/>
          <w:sz w:val="22"/>
        </w:rPr>
        <w:tab/>
      </w:r>
    </w:p>
    <w:p w14:paraId="5B6504FF" w14:textId="77777777" w:rsidR="003364B9" w:rsidRDefault="003364B9" w:rsidP="002D2742">
      <w:pPr>
        <w:rPr>
          <w:bCs/>
          <w:sz w:val="22"/>
        </w:rPr>
      </w:pPr>
    </w:p>
    <w:sectPr w:rsidR="003364B9" w:rsidSect="00B60B69">
      <w:footerReference w:type="default" r:id="rId15"/>
      <w:pgSz w:w="11907" w:h="16840" w:code="9"/>
      <w:pgMar w:top="993" w:right="1440" w:bottom="1440" w:left="1440" w:header="562" w:footer="5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AF048" w14:textId="77777777" w:rsidR="00116C1A" w:rsidRDefault="00116C1A">
      <w:r>
        <w:separator/>
      </w:r>
    </w:p>
  </w:endnote>
  <w:endnote w:type="continuationSeparator" w:id="0">
    <w:p w14:paraId="28EF204F" w14:textId="77777777" w:rsidR="00116C1A" w:rsidRDefault="00116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mnst777 BT">
    <w:altName w:val="Calibri"/>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onotype Sorts">
    <w:altName w:val="Symbol"/>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Humnst777 Lt BT">
    <w:altName w:val="Calibri"/>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5050A" w14:textId="77777777" w:rsidR="001D0776" w:rsidRDefault="001D0776">
    <w:pPr>
      <w:pStyle w:val="Footer"/>
      <w:pBdr>
        <w:top w:val="single" w:sz="6" w:space="1" w:color="auto"/>
      </w:pBdr>
      <w:tabs>
        <w:tab w:val="clear" w:pos="8640"/>
        <w:tab w:val="right" w:pos="8931"/>
      </w:tabs>
      <w:jc w:val="center"/>
    </w:pPr>
    <w:r>
      <w:rPr>
        <w:rStyle w:val="PageNumber"/>
        <w:lang w:val="en-US"/>
      </w:rPr>
      <w:t xml:space="preserve">Page </w:t>
    </w:r>
    <w:r>
      <w:rPr>
        <w:rStyle w:val="PageNumber"/>
        <w:lang w:val="en-US"/>
      </w:rPr>
      <w:fldChar w:fldCharType="begin"/>
    </w:r>
    <w:r>
      <w:rPr>
        <w:rStyle w:val="PageNumber"/>
        <w:lang w:val="en-US"/>
      </w:rPr>
      <w:instrText xml:space="preserve"> PAGE </w:instrText>
    </w:r>
    <w:r>
      <w:rPr>
        <w:rStyle w:val="PageNumber"/>
        <w:lang w:val="en-US"/>
      </w:rPr>
      <w:fldChar w:fldCharType="separate"/>
    </w:r>
    <w:r w:rsidR="007E67DC">
      <w:rPr>
        <w:rStyle w:val="PageNumber"/>
        <w:noProof/>
        <w:lang w:val="en-US"/>
      </w:rPr>
      <w:t>2</w:t>
    </w:r>
    <w:r>
      <w:rPr>
        <w:rStyle w:val="PageNumber"/>
        <w:lang w:val="en-US"/>
      </w:rPr>
      <w:fldChar w:fldCharType="end"/>
    </w:r>
    <w:r>
      <w:rPr>
        <w:rStyle w:val="PageNumber"/>
        <w:lang w:val="en-US"/>
      </w:rPr>
      <w:t xml:space="preserve"> of </w:t>
    </w:r>
    <w:r>
      <w:rPr>
        <w:rStyle w:val="PageNumber"/>
        <w:lang w:val="en-US"/>
      </w:rPr>
      <w:fldChar w:fldCharType="begin"/>
    </w:r>
    <w:r>
      <w:rPr>
        <w:rStyle w:val="PageNumber"/>
        <w:lang w:val="en-US"/>
      </w:rPr>
      <w:instrText xml:space="preserve"> NUMPAGES </w:instrText>
    </w:r>
    <w:r>
      <w:rPr>
        <w:rStyle w:val="PageNumber"/>
        <w:lang w:val="en-US"/>
      </w:rPr>
      <w:fldChar w:fldCharType="separate"/>
    </w:r>
    <w:r w:rsidR="007E67DC">
      <w:rPr>
        <w:rStyle w:val="PageNumber"/>
        <w:noProof/>
        <w:lang w:val="en-US"/>
      </w:rPr>
      <w:t>7</w:t>
    </w:r>
    <w:r>
      <w:rPr>
        <w:rStyle w:val="PageNumbe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B826E" w14:textId="77777777" w:rsidR="00116C1A" w:rsidRDefault="00116C1A">
      <w:r>
        <w:separator/>
      </w:r>
    </w:p>
  </w:footnote>
  <w:footnote w:type="continuationSeparator" w:id="0">
    <w:p w14:paraId="59648165" w14:textId="77777777" w:rsidR="00116C1A" w:rsidRDefault="00116C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35E64A0"/>
    <w:lvl w:ilvl="0">
      <w:numFmt w:val="decimal"/>
      <w:lvlText w:val="*"/>
      <w:lvlJc w:val="left"/>
    </w:lvl>
  </w:abstractNum>
  <w:abstractNum w:abstractNumId="1" w15:restartNumberingAfterBreak="0">
    <w:nsid w:val="08DB7C46"/>
    <w:multiLevelType w:val="hybridMultilevel"/>
    <w:tmpl w:val="C53E8958"/>
    <w:lvl w:ilvl="0" w:tplc="08090001">
      <w:start w:val="1"/>
      <w:numFmt w:val="bullet"/>
      <w:lvlText w:val=""/>
      <w:lvlJc w:val="left"/>
      <w:pPr>
        <w:ind w:left="749" w:hanging="360"/>
      </w:pPr>
      <w:rPr>
        <w:rFonts w:ascii="Symbol" w:hAnsi="Symbol" w:hint="default"/>
      </w:rPr>
    </w:lvl>
    <w:lvl w:ilvl="1" w:tplc="08090003" w:tentative="1">
      <w:start w:val="1"/>
      <w:numFmt w:val="bullet"/>
      <w:lvlText w:val="o"/>
      <w:lvlJc w:val="left"/>
      <w:pPr>
        <w:ind w:left="1469" w:hanging="360"/>
      </w:pPr>
      <w:rPr>
        <w:rFonts w:ascii="Courier New" w:hAnsi="Courier New" w:cs="Courier New" w:hint="default"/>
      </w:rPr>
    </w:lvl>
    <w:lvl w:ilvl="2" w:tplc="08090005" w:tentative="1">
      <w:start w:val="1"/>
      <w:numFmt w:val="bullet"/>
      <w:lvlText w:val=""/>
      <w:lvlJc w:val="left"/>
      <w:pPr>
        <w:ind w:left="2189" w:hanging="360"/>
      </w:pPr>
      <w:rPr>
        <w:rFonts w:ascii="Wingdings" w:hAnsi="Wingdings" w:hint="default"/>
      </w:rPr>
    </w:lvl>
    <w:lvl w:ilvl="3" w:tplc="08090001" w:tentative="1">
      <w:start w:val="1"/>
      <w:numFmt w:val="bullet"/>
      <w:lvlText w:val=""/>
      <w:lvlJc w:val="left"/>
      <w:pPr>
        <w:ind w:left="2909" w:hanging="360"/>
      </w:pPr>
      <w:rPr>
        <w:rFonts w:ascii="Symbol" w:hAnsi="Symbol" w:hint="default"/>
      </w:rPr>
    </w:lvl>
    <w:lvl w:ilvl="4" w:tplc="08090003" w:tentative="1">
      <w:start w:val="1"/>
      <w:numFmt w:val="bullet"/>
      <w:lvlText w:val="o"/>
      <w:lvlJc w:val="left"/>
      <w:pPr>
        <w:ind w:left="3629" w:hanging="360"/>
      </w:pPr>
      <w:rPr>
        <w:rFonts w:ascii="Courier New" w:hAnsi="Courier New" w:cs="Courier New" w:hint="default"/>
      </w:rPr>
    </w:lvl>
    <w:lvl w:ilvl="5" w:tplc="08090005" w:tentative="1">
      <w:start w:val="1"/>
      <w:numFmt w:val="bullet"/>
      <w:lvlText w:val=""/>
      <w:lvlJc w:val="left"/>
      <w:pPr>
        <w:ind w:left="4349" w:hanging="360"/>
      </w:pPr>
      <w:rPr>
        <w:rFonts w:ascii="Wingdings" w:hAnsi="Wingdings" w:hint="default"/>
      </w:rPr>
    </w:lvl>
    <w:lvl w:ilvl="6" w:tplc="08090001" w:tentative="1">
      <w:start w:val="1"/>
      <w:numFmt w:val="bullet"/>
      <w:lvlText w:val=""/>
      <w:lvlJc w:val="left"/>
      <w:pPr>
        <w:ind w:left="5069" w:hanging="360"/>
      </w:pPr>
      <w:rPr>
        <w:rFonts w:ascii="Symbol" w:hAnsi="Symbol" w:hint="default"/>
      </w:rPr>
    </w:lvl>
    <w:lvl w:ilvl="7" w:tplc="08090003" w:tentative="1">
      <w:start w:val="1"/>
      <w:numFmt w:val="bullet"/>
      <w:lvlText w:val="o"/>
      <w:lvlJc w:val="left"/>
      <w:pPr>
        <w:ind w:left="5789" w:hanging="360"/>
      </w:pPr>
      <w:rPr>
        <w:rFonts w:ascii="Courier New" w:hAnsi="Courier New" w:cs="Courier New" w:hint="default"/>
      </w:rPr>
    </w:lvl>
    <w:lvl w:ilvl="8" w:tplc="08090005" w:tentative="1">
      <w:start w:val="1"/>
      <w:numFmt w:val="bullet"/>
      <w:lvlText w:val=""/>
      <w:lvlJc w:val="left"/>
      <w:pPr>
        <w:ind w:left="6509" w:hanging="360"/>
      </w:pPr>
      <w:rPr>
        <w:rFonts w:ascii="Wingdings" w:hAnsi="Wingdings" w:hint="default"/>
      </w:rPr>
    </w:lvl>
  </w:abstractNum>
  <w:abstractNum w:abstractNumId="2" w15:restartNumberingAfterBreak="0">
    <w:nsid w:val="0A230517"/>
    <w:multiLevelType w:val="hybridMultilevel"/>
    <w:tmpl w:val="F63C2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6A1F8B"/>
    <w:multiLevelType w:val="hybridMultilevel"/>
    <w:tmpl w:val="A5764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EB655F"/>
    <w:multiLevelType w:val="hybridMultilevel"/>
    <w:tmpl w:val="60EA6574"/>
    <w:lvl w:ilvl="0" w:tplc="08090009">
      <w:start w:val="1"/>
      <w:numFmt w:val="bullet"/>
      <w:lvlText w:val=""/>
      <w:lvlJc w:val="left"/>
      <w:pPr>
        <w:ind w:left="2154" w:hanging="360"/>
      </w:pPr>
      <w:rPr>
        <w:rFonts w:ascii="Wingdings" w:hAnsi="Wingdings" w:hint="default"/>
      </w:rPr>
    </w:lvl>
    <w:lvl w:ilvl="1" w:tplc="08090003" w:tentative="1">
      <w:start w:val="1"/>
      <w:numFmt w:val="bullet"/>
      <w:lvlText w:val="o"/>
      <w:lvlJc w:val="left"/>
      <w:pPr>
        <w:ind w:left="2874" w:hanging="360"/>
      </w:pPr>
      <w:rPr>
        <w:rFonts w:ascii="Courier New" w:hAnsi="Courier New" w:cs="Courier New" w:hint="default"/>
      </w:rPr>
    </w:lvl>
    <w:lvl w:ilvl="2" w:tplc="08090005" w:tentative="1">
      <w:start w:val="1"/>
      <w:numFmt w:val="bullet"/>
      <w:lvlText w:val=""/>
      <w:lvlJc w:val="left"/>
      <w:pPr>
        <w:ind w:left="3594" w:hanging="360"/>
      </w:pPr>
      <w:rPr>
        <w:rFonts w:ascii="Wingdings" w:hAnsi="Wingdings" w:hint="default"/>
      </w:rPr>
    </w:lvl>
    <w:lvl w:ilvl="3" w:tplc="08090001" w:tentative="1">
      <w:start w:val="1"/>
      <w:numFmt w:val="bullet"/>
      <w:lvlText w:val=""/>
      <w:lvlJc w:val="left"/>
      <w:pPr>
        <w:ind w:left="4314" w:hanging="360"/>
      </w:pPr>
      <w:rPr>
        <w:rFonts w:ascii="Symbol" w:hAnsi="Symbol" w:hint="default"/>
      </w:rPr>
    </w:lvl>
    <w:lvl w:ilvl="4" w:tplc="08090003" w:tentative="1">
      <w:start w:val="1"/>
      <w:numFmt w:val="bullet"/>
      <w:lvlText w:val="o"/>
      <w:lvlJc w:val="left"/>
      <w:pPr>
        <w:ind w:left="5034" w:hanging="360"/>
      </w:pPr>
      <w:rPr>
        <w:rFonts w:ascii="Courier New" w:hAnsi="Courier New" w:cs="Courier New" w:hint="default"/>
      </w:rPr>
    </w:lvl>
    <w:lvl w:ilvl="5" w:tplc="08090005" w:tentative="1">
      <w:start w:val="1"/>
      <w:numFmt w:val="bullet"/>
      <w:lvlText w:val=""/>
      <w:lvlJc w:val="left"/>
      <w:pPr>
        <w:ind w:left="5754" w:hanging="360"/>
      </w:pPr>
      <w:rPr>
        <w:rFonts w:ascii="Wingdings" w:hAnsi="Wingdings" w:hint="default"/>
      </w:rPr>
    </w:lvl>
    <w:lvl w:ilvl="6" w:tplc="08090001" w:tentative="1">
      <w:start w:val="1"/>
      <w:numFmt w:val="bullet"/>
      <w:lvlText w:val=""/>
      <w:lvlJc w:val="left"/>
      <w:pPr>
        <w:ind w:left="6474" w:hanging="360"/>
      </w:pPr>
      <w:rPr>
        <w:rFonts w:ascii="Symbol" w:hAnsi="Symbol" w:hint="default"/>
      </w:rPr>
    </w:lvl>
    <w:lvl w:ilvl="7" w:tplc="08090003" w:tentative="1">
      <w:start w:val="1"/>
      <w:numFmt w:val="bullet"/>
      <w:lvlText w:val="o"/>
      <w:lvlJc w:val="left"/>
      <w:pPr>
        <w:ind w:left="7194" w:hanging="360"/>
      </w:pPr>
      <w:rPr>
        <w:rFonts w:ascii="Courier New" w:hAnsi="Courier New" w:cs="Courier New" w:hint="default"/>
      </w:rPr>
    </w:lvl>
    <w:lvl w:ilvl="8" w:tplc="08090005" w:tentative="1">
      <w:start w:val="1"/>
      <w:numFmt w:val="bullet"/>
      <w:lvlText w:val=""/>
      <w:lvlJc w:val="left"/>
      <w:pPr>
        <w:ind w:left="7914" w:hanging="360"/>
      </w:pPr>
      <w:rPr>
        <w:rFonts w:ascii="Wingdings" w:hAnsi="Wingdings" w:hint="default"/>
      </w:rPr>
    </w:lvl>
  </w:abstractNum>
  <w:abstractNum w:abstractNumId="5" w15:restartNumberingAfterBreak="0">
    <w:nsid w:val="175B453A"/>
    <w:multiLevelType w:val="hybridMultilevel"/>
    <w:tmpl w:val="001C908C"/>
    <w:lvl w:ilvl="0" w:tplc="93AE1086">
      <w:start w:val="4"/>
      <w:numFmt w:val="bullet"/>
      <w:lvlText w:val="•"/>
      <w:lvlJc w:val="left"/>
      <w:pPr>
        <w:ind w:left="1440" w:hanging="720"/>
      </w:pPr>
      <w:rPr>
        <w:rFonts w:ascii="Humnst777 BT" w:eastAsia="Humnst777 BT" w:hAnsi="Humnst777 BT" w:cs="Humnst777 B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8940C7D"/>
    <w:multiLevelType w:val="hybridMultilevel"/>
    <w:tmpl w:val="89E6ACBA"/>
    <w:lvl w:ilvl="0" w:tplc="08090009">
      <w:start w:val="1"/>
      <w:numFmt w:val="bullet"/>
      <w:lvlText w:val=""/>
      <w:lvlJc w:val="left"/>
      <w:pPr>
        <w:ind w:left="-90" w:hanging="720"/>
      </w:pPr>
      <w:rPr>
        <w:rFonts w:ascii="Wingdings" w:hAnsi="Wingdings" w:hint="default"/>
      </w:rPr>
    </w:lvl>
    <w:lvl w:ilvl="1" w:tplc="08090003" w:tentative="1">
      <w:start w:val="1"/>
      <w:numFmt w:val="bullet"/>
      <w:lvlText w:val="o"/>
      <w:lvlJc w:val="left"/>
      <w:pPr>
        <w:ind w:left="270" w:hanging="360"/>
      </w:pPr>
      <w:rPr>
        <w:rFonts w:ascii="Courier New" w:hAnsi="Courier New" w:cs="Courier New" w:hint="default"/>
      </w:rPr>
    </w:lvl>
    <w:lvl w:ilvl="2" w:tplc="08090005" w:tentative="1">
      <w:start w:val="1"/>
      <w:numFmt w:val="bullet"/>
      <w:lvlText w:val=""/>
      <w:lvlJc w:val="left"/>
      <w:pPr>
        <w:ind w:left="990" w:hanging="360"/>
      </w:pPr>
      <w:rPr>
        <w:rFonts w:ascii="Wingdings" w:hAnsi="Wingdings" w:hint="default"/>
      </w:rPr>
    </w:lvl>
    <w:lvl w:ilvl="3" w:tplc="08090001" w:tentative="1">
      <w:start w:val="1"/>
      <w:numFmt w:val="bullet"/>
      <w:lvlText w:val=""/>
      <w:lvlJc w:val="left"/>
      <w:pPr>
        <w:ind w:left="1710" w:hanging="360"/>
      </w:pPr>
      <w:rPr>
        <w:rFonts w:ascii="Symbol" w:hAnsi="Symbol" w:hint="default"/>
      </w:rPr>
    </w:lvl>
    <w:lvl w:ilvl="4" w:tplc="08090003" w:tentative="1">
      <w:start w:val="1"/>
      <w:numFmt w:val="bullet"/>
      <w:lvlText w:val="o"/>
      <w:lvlJc w:val="left"/>
      <w:pPr>
        <w:ind w:left="2430" w:hanging="360"/>
      </w:pPr>
      <w:rPr>
        <w:rFonts w:ascii="Courier New" w:hAnsi="Courier New" w:cs="Courier New" w:hint="default"/>
      </w:rPr>
    </w:lvl>
    <w:lvl w:ilvl="5" w:tplc="08090005" w:tentative="1">
      <w:start w:val="1"/>
      <w:numFmt w:val="bullet"/>
      <w:lvlText w:val=""/>
      <w:lvlJc w:val="left"/>
      <w:pPr>
        <w:ind w:left="3150" w:hanging="360"/>
      </w:pPr>
      <w:rPr>
        <w:rFonts w:ascii="Wingdings" w:hAnsi="Wingdings" w:hint="default"/>
      </w:rPr>
    </w:lvl>
    <w:lvl w:ilvl="6" w:tplc="08090001" w:tentative="1">
      <w:start w:val="1"/>
      <w:numFmt w:val="bullet"/>
      <w:lvlText w:val=""/>
      <w:lvlJc w:val="left"/>
      <w:pPr>
        <w:ind w:left="3870" w:hanging="360"/>
      </w:pPr>
      <w:rPr>
        <w:rFonts w:ascii="Symbol" w:hAnsi="Symbol" w:hint="default"/>
      </w:rPr>
    </w:lvl>
    <w:lvl w:ilvl="7" w:tplc="08090003" w:tentative="1">
      <w:start w:val="1"/>
      <w:numFmt w:val="bullet"/>
      <w:lvlText w:val="o"/>
      <w:lvlJc w:val="left"/>
      <w:pPr>
        <w:ind w:left="4590" w:hanging="360"/>
      </w:pPr>
      <w:rPr>
        <w:rFonts w:ascii="Courier New" w:hAnsi="Courier New" w:cs="Courier New" w:hint="default"/>
      </w:rPr>
    </w:lvl>
    <w:lvl w:ilvl="8" w:tplc="08090005" w:tentative="1">
      <w:start w:val="1"/>
      <w:numFmt w:val="bullet"/>
      <w:lvlText w:val=""/>
      <w:lvlJc w:val="left"/>
      <w:pPr>
        <w:ind w:left="5310" w:hanging="360"/>
      </w:pPr>
      <w:rPr>
        <w:rFonts w:ascii="Wingdings" w:hAnsi="Wingdings" w:hint="default"/>
      </w:rPr>
    </w:lvl>
  </w:abstractNum>
  <w:abstractNum w:abstractNumId="7" w15:restartNumberingAfterBreak="0">
    <w:nsid w:val="191D2708"/>
    <w:multiLevelType w:val="hybridMultilevel"/>
    <w:tmpl w:val="3D043C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75EC7"/>
    <w:multiLevelType w:val="hybridMultilevel"/>
    <w:tmpl w:val="981AC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D56BEC"/>
    <w:multiLevelType w:val="hybridMultilevel"/>
    <w:tmpl w:val="0FBA9C8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C230E74"/>
    <w:multiLevelType w:val="hybridMultilevel"/>
    <w:tmpl w:val="6F92D1EA"/>
    <w:lvl w:ilvl="0" w:tplc="BC9ADAD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5691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F5E710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4F665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BAC3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C2B9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18ADB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C8A6C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16678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3606327"/>
    <w:multiLevelType w:val="hybridMultilevel"/>
    <w:tmpl w:val="2758E3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1526CD"/>
    <w:multiLevelType w:val="hybridMultilevel"/>
    <w:tmpl w:val="8EFE3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B0323A"/>
    <w:multiLevelType w:val="hybridMultilevel"/>
    <w:tmpl w:val="243C7244"/>
    <w:lvl w:ilvl="0" w:tplc="93AE1086">
      <w:start w:val="4"/>
      <w:numFmt w:val="bullet"/>
      <w:lvlText w:val="•"/>
      <w:lvlJc w:val="left"/>
      <w:pPr>
        <w:ind w:left="720" w:hanging="360"/>
      </w:pPr>
      <w:rPr>
        <w:rFonts w:ascii="Humnst777 BT" w:eastAsia="Humnst777 BT" w:hAnsi="Humnst777 BT" w:cs="Humnst777 B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3570DD"/>
    <w:multiLevelType w:val="hybridMultilevel"/>
    <w:tmpl w:val="2E283A8A"/>
    <w:lvl w:ilvl="0" w:tplc="0809000F">
      <w:start w:val="1"/>
      <w:numFmt w:val="decimal"/>
      <w:lvlText w:val="%1."/>
      <w:lvlJc w:val="left"/>
      <w:pPr>
        <w:ind w:left="1440" w:hanging="72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7091CA6"/>
    <w:multiLevelType w:val="hybridMultilevel"/>
    <w:tmpl w:val="8AC2BC12"/>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7266BC4"/>
    <w:multiLevelType w:val="hybridMultilevel"/>
    <w:tmpl w:val="13C830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B96243"/>
    <w:multiLevelType w:val="hybridMultilevel"/>
    <w:tmpl w:val="6B6809C8"/>
    <w:lvl w:ilvl="0" w:tplc="08090009">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3D80133C"/>
    <w:multiLevelType w:val="hybridMultilevel"/>
    <w:tmpl w:val="1E84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3E1A3089"/>
    <w:multiLevelType w:val="hybridMultilevel"/>
    <w:tmpl w:val="4EE87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680C9E"/>
    <w:multiLevelType w:val="hybridMultilevel"/>
    <w:tmpl w:val="7696F4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5D751A"/>
    <w:multiLevelType w:val="hybridMultilevel"/>
    <w:tmpl w:val="6A862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A8015B"/>
    <w:multiLevelType w:val="hybridMultilevel"/>
    <w:tmpl w:val="7A72DD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F02516"/>
    <w:multiLevelType w:val="hybridMultilevel"/>
    <w:tmpl w:val="D0C48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925745"/>
    <w:multiLevelType w:val="hybridMultilevel"/>
    <w:tmpl w:val="64A6C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FD4053"/>
    <w:multiLevelType w:val="hybridMultilevel"/>
    <w:tmpl w:val="C040FAB0"/>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6" w15:restartNumberingAfterBreak="0">
    <w:nsid w:val="5ADB5C68"/>
    <w:multiLevelType w:val="hybridMultilevel"/>
    <w:tmpl w:val="8EC6B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FE5996"/>
    <w:multiLevelType w:val="hybridMultilevel"/>
    <w:tmpl w:val="BEDECE9E"/>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52E6451"/>
    <w:multiLevelType w:val="hybridMultilevel"/>
    <w:tmpl w:val="89503EAA"/>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6307E95"/>
    <w:multiLevelType w:val="hybridMultilevel"/>
    <w:tmpl w:val="A16A0DE6"/>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9997076"/>
    <w:multiLevelType w:val="hybridMultilevel"/>
    <w:tmpl w:val="50820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217924"/>
    <w:multiLevelType w:val="hybridMultilevel"/>
    <w:tmpl w:val="6922B4DC"/>
    <w:lvl w:ilvl="0" w:tplc="0366986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B2D62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C006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74AD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0656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B70C5D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4CFE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AA5A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0AA51C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D231465"/>
    <w:multiLevelType w:val="hybridMultilevel"/>
    <w:tmpl w:val="6FD2634A"/>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3" w15:restartNumberingAfterBreak="0">
    <w:nsid w:val="70665BF1"/>
    <w:multiLevelType w:val="hybridMultilevel"/>
    <w:tmpl w:val="5492DA5C"/>
    <w:lvl w:ilvl="0" w:tplc="93AE1086">
      <w:start w:val="4"/>
      <w:numFmt w:val="bullet"/>
      <w:lvlText w:val="•"/>
      <w:lvlJc w:val="left"/>
      <w:pPr>
        <w:ind w:left="1080" w:hanging="720"/>
      </w:pPr>
      <w:rPr>
        <w:rFonts w:ascii="Humnst777 BT" w:eastAsia="Humnst777 BT" w:hAnsi="Humnst777 BT" w:cs="Humnst777 BT" w:hint="default"/>
      </w:rPr>
    </w:lvl>
    <w:lvl w:ilvl="1" w:tplc="BD52A2C8">
      <w:start w:val="4"/>
      <w:numFmt w:val="bullet"/>
      <w:lvlText w:val=""/>
      <w:lvlJc w:val="left"/>
      <w:pPr>
        <w:ind w:left="1800" w:hanging="720"/>
      </w:pPr>
      <w:rPr>
        <w:rFonts w:ascii="Symbol" w:eastAsia="Humnst777 BT" w:hAnsi="Symbol" w:cs="Humnst777 B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CF62A3"/>
    <w:multiLevelType w:val="hybridMultilevel"/>
    <w:tmpl w:val="853CF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C44F2B"/>
    <w:multiLevelType w:val="hybridMultilevel"/>
    <w:tmpl w:val="B7CCA2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BC6344"/>
    <w:multiLevelType w:val="hybridMultilevel"/>
    <w:tmpl w:val="FEDE1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91F6A76"/>
    <w:multiLevelType w:val="hybridMultilevel"/>
    <w:tmpl w:val="DD7426A6"/>
    <w:lvl w:ilvl="0" w:tplc="93AE1086">
      <w:start w:val="4"/>
      <w:numFmt w:val="bullet"/>
      <w:lvlText w:val="•"/>
      <w:lvlJc w:val="left"/>
      <w:pPr>
        <w:ind w:left="1440" w:hanging="720"/>
      </w:pPr>
      <w:rPr>
        <w:rFonts w:ascii="Humnst777 BT" w:eastAsia="Humnst777 BT" w:hAnsi="Humnst777 BT" w:cs="Humnst777 B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E445D7B"/>
    <w:multiLevelType w:val="hybridMultilevel"/>
    <w:tmpl w:val="F75E6734"/>
    <w:lvl w:ilvl="0" w:tplc="08090001">
      <w:start w:val="1"/>
      <w:numFmt w:val="bullet"/>
      <w:lvlText w:val=""/>
      <w:lvlJc w:val="left"/>
      <w:pPr>
        <w:ind w:left="749" w:hanging="360"/>
      </w:pPr>
      <w:rPr>
        <w:rFonts w:ascii="Symbol" w:hAnsi="Symbol" w:hint="default"/>
      </w:rPr>
    </w:lvl>
    <w:lvl w:ilvl="1" w:tplc="08090003" w:tentative="1">
      <w:start w:val="1"/>
      <w:numFmt w:val="bullet"/>
      <w:lvlText w:val="o"/>
      <w:lvlJc w:val="left"/>
      <w:pPr>
        <w:ind w:left="1469" w:hanging="360"/>
      </w:pPr>
      <w:rPr>
        <w:rFonts w:ascii="Courier New" w:hAnsi="Courier New" w:cs="Courier New" w:hint="default"/>
      </w:rPr>
    </w:lvl>
    <w:lvl w:ilvl="2" w:tplc="08090005" w:tentative="1">
      <w:start w:val="1"/>
      <w:numFmt w:val="bullet"/>
      <w:lvlText w:val=""/>
      <w:lvlJc w:val="left"/>
      <w:pPr>
        <w:ind w:left="2189" w:hanging="360"/>
      </w:pPr>
      <w:rPr>
        <w:rFonts w:ascii="Wingdings" w:hAnsi="Wingdings" w:hint="default"/>
      </w:rPr>
    </w:lvl>
    <w:lvl w:ilvl="3" w:tplc="08090001" w:tentative="1">
      <w:start w:val="1"/>
      <w:numFmt w:val="bullet"/>
      <w:lvlText w:val=""/>
      <w:lvlJc w:val="left"/>
      <w:pPr>
        <w:ind w:left="2909" w:hanging="360"/>
      </w:pPr>
      <w:rPr>
        <w:rFonts w:ascii="Symbol" w:hAnsi="Symbol" w:hint="default"/>
      </w:rPr>
    </w:lvl>
    <w:lvl w:ilvl="4" w:tplc="08090003" w:tentative="1">
      <w:start w:val="1"/>
      <w:numFmt w:val="bullet"/>
      <w:lvlText w:val="o"/>
      <w:lvlJc w:val="left"/>
      <w:pPr>
        <w:ind w:left="3629" w:hanging="360"/>
      </w:pPr>
      <w:rPr>
        <w:rFonts w:ascii="Courier New" w:hAnsi="Courier New" w:cs="Courier New" w:hint="default"/>
      </w:rPr>
    </w:lvl>
    <w:lvl w:ilvl="5" w:tplc="08090005" w:tentative="1">
      <w:start w:val="1"/>
      <w:numFmt w:val="bullet"/>
      <w:lvlText w:val=""/>
      <w:lvlJc w:val="left"/>
      <w:pPr>
        <w:ind w:left="4349" w:hanging="360"/>
      </w:pPr>
      <w:rPr>
        <w:rFonts w:ascii="Wingdings" w:hAnsi="Wingdings" w:hint="default"/>
      </w:rPr>
    </w:lvl>
    <w:lvl w:ilvl="6" w:tplc="08090001" w:tentative="1">
      <w:start w:val="1"/>
      <w:numFmt w:val="bullet"/>
      <w:lvlText w:val=""/>
      <w:lvlJc w:val="left"/>
      <w:pPr>
        <w:ind w:left="5069" w:hanging="360"/>
      </w:pPr>
      <w:rPr>
        <w:rFonts w:ascii="Symbol" w:hAnsi="Symbol" w:hint="default"/>
      </w:rPr>
    </w:lvl>
    <w:lvl w:ilvl="7" w:tplc="08090003" w:tentative="1">
      <w:start w:val="1"/>
      <w:numFmt w:val="bullet"/>
      <w:lvlText w:val="o"/>
      <w:lvlJc w:val="left"/>
      <w:pPr>
        <w:ind w:left="5789" w:hanging="360"/>
      </w:pPr>
      <w:rPr>
        <w:rFonts w:ascii="Courier New" w:hAnsi="Courier New" w:cs="Courier New" w:hint="default"/>
      </w:rPr>
    </w:lvl>
    <w:lvl w:ilvl="8" w:tplc="08090005" w:tentative="1">
      <w:start w:val="1"/>
      <w:numFmt w:val="bullet"/>
      <w:lvlText w:val=""/>
      <w:lvlJc w:val="left"/>
      <w:pPr>
        <w:ind w:left="6509"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283" w:hanging="283"/>
        </w:pPr>
        <w:rPr>
          <w:rFonts w:ascii="Monotype Sorts" w:hAnsi="Monotype Sorts" w:hint="default"/>
          <w:sz w:val="12"/>
        </w:rPr>
      </w:lvl>
    </w:lvlOverride>
  </w:num>
  <w:num w:numId="2">
    <w:abstractNumId w:val="28"/>
  </w:num>
  <w:num w:numId="3">
    <w:abstractNumId w:val="9"/>
  </w:num>
  <w:num w:numId="4">
    <w:abstractNumId w:val="7"/>
  </w:num>
  <w:num w:numId="5">
    <w:abstractNumId w:val="21"/>
  </w:num>
  <w:num w:numId="6">
    <w:abstractNumId w:val="10"/>
  </w:num>
  <w:num w:numId="7">
    <w:abstractNumId w:val="31"/>
  </w:num>
  <w:num w:numId="8">
    <w:abstractNumId w:val="20"/>
  </w:num>
  <w:num w:numId="9">
    <w:abstractNumId w:val="19"/>
  </w:num>
  <w:num w:numId="10">
    <w:abstractNumId w:val="1"/>
  </w:num>
  <w:num w:numId="11">
    <w:abstractNumId w:val="3"/>
  </w:num>
  <w:num w:numId="12">
    <w:abstractNumId w:val="24"/>
  </w:num>
  <w:num w:numId="13">
    <w:abstractNumId w:val="18"/>
  </w:num>
  <w:num w:numId="14">
    <w:abstractNumId w:val="38"/>
  </w:num>
  <w:num w:numId="15">
    <w:abstractNumId w:val="30"/>
  </w:num>
  <w:num w:numId="16">
    <w:abstractNumId w:val="35"/>
  </w:num>
  <w:num w:numId="17">
    <w:abstractNumId w:val="34"/>
  </w:num>
  <w:num w:numId="18">
    <w:abstractNumId w:val="36"/>
  </w:num>
  <w:num w:numId="19">
    <w:abstractNumId w:val="11"/>
  </w:num>
  <w:num w:numId="20">
    <w:abstractNumId w:val="33"/>
  </w:num>
  <w:num w:numId="21">
    <w:abstractNumId w:val="16"/>
  </w:num>
  <w:num w:numId="22">
    <w:abstractNumId w:val="22"/>
  </w:num>
  <w:num w:numId="23">
    <w:abstractNumId w:val="13"/>
  </w:num>
  <w:num w:numId="24">
    <w:abstractNumId w:val="37"/>
  </w:num>
  <w:num w:numId="25">
    <w:abstractNumId w:val="14"/>
  </w:num>
  <w:num w:numId="26">
    <w:abstractNumId w:val="5"/>
  </w:num>
  <w:num w:numId="27">
    <w:abstractNumId w:val="6"/>
  </w:num>
  <w:num w:numId="28">
    <w:abstractNumId w:val="32"/>
  </w:num>
  <w:num w:numId="29">
    <w:abstractNumId w:val="17"/>
  </w:num>
  <w:num w:numId="30">
    <w:abstractNumId w:val="27"/>
  </w:num>
  <w:num w:numId="31">
    <w:abstractNumId w:val="17"/>
  </w:num>
  <w:num w:numId="32">
    <w:abstractNumId w:val="15"/>
  </w:num>
  <w:num w:numId="33">
    <w:abstractNumId w:val="8"/>
  </w:num>
  <w:num w:numId="34">
    <w:abstractNumId w:val="4"/>
  </w:num>
  <w:num w:numId="35">
    <w:abstractNumId w:val="26"/>
  </w:num>
  <w:num w:numId="36">
    <w:abstractNumId w:val="23"/>
  </w:num>
  <w:num w:numId="37">
    <w:abstractNumId w:val="12"/>
  </w:num>
  <w:num w:numId="38">
    <w:abstractNumId w:val="2"/>
  </w:num>
  <w:num w:numId="39">
    <w:abstractNumId w:val="25"/>
  </w:num>
  <w:num w:numId="40">
    <w:abstractNumId w:val="29"/>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dbolt, Oliver (o.shadbolt101@canterbury.ac.uk)">
    <w15:presenceInfo w15:providerId="None" w15:userId="Shadbolt, Oliver (o.shadbolt101@canterbury.ac.uk)"/>
  </w15:person>
  <w15:person w15:author="Shadbolt, Oliver (o.shadbolt101@canterbury.ac.uk) [2]">
    <w15:presenceInfo w15:providerId="AD" w15:userId="S-1-5-21-111448075-1160815709-2833106615-807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51"/>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A3E"/>
    <w:rsid w:val="00002F1B"/>
    <w:rsid w:val="000066A8"/>
    <w:rsid w:val="00017744"/>
    <w:rsid w:val="00023BB0"/>
    <w:rsid w:val="00030132"/>
    <w:rsid w:val="000353A4"/>
    <w:rsid w:val="000360B1"/>
    <w:rsid w:val="00041419"/>
    <w:rsid w:val="00045859"/>
    <w:rsid w:val="00046A55"/>
    <w:rsid w:val="00056576"/>
    <w:rsid w:val="00061D9D"/>
    <w:rsid w:val="00065EED"/>
    <w:rsid w:val="00071715"/>
    <w:rsid w:val="00072A43"/>
    <w:rsid w:val="00085AA6"/>
    <w:rsid w:val="00086794"/>
    <w:rsid w:val="0009050C"/>
    <w:rsid w:val="00090588"/>
    <w:rsid w:val="0009204F"/>
    <w:rsid w:val="00094D4D"/>
    <w:rsid w:val="0009702D"/>
    <w:rsid w:val="000A491E"/>
    <w:rsid w:val="000A4988"/>
    <w:rsid w:val="000A4E91"/>
    <w:rsid w:val="000B32D0"/>
    <w:rsid w:val="000C36C8"/>
    <w:rsid w:val="000E0126"/>
    <w:rsid w:val="000E0211"/>
    <w:rsid w:val="000E7C55"/>
    <w:rsid w:val="000F336A"/>
    <w:rsid w:val="001167C9"/>
    <w:rsid w:val="00116C1A"/>
    <w:rsid w:val="00122662"/>
    <w:rsid w:val="00126C65"/>
    <w:rsid w:val="00127247"/>
    <w:rsid w:val="00127C19"/>
    <w:rsid w:val="00133135"/>
    <w:rsid w:val="00133E99"/>
    <w:rsid w:val="00140D97"/>
    <w:rsid w:val="001450C4"/>
    <w:rsid w:val="00145A81"/>
    <w:rsid w:val="00151337"/>
    <w:rsid w:val="001561B4"/>
    <w:rsid w:val="00162251"/>
    <w:rsid w:val="001706AD"/>
    <w:rsid w:val="00171144"/>
    <w:rsid w:val="00172AB4"/>
    <w:rsid w:val="0017384E"/>
    <w:rsid w:val="00173C0A"/>
    <w:rsid w:val="0017491B"/>
    <w:rsid w:val="0017494E"/>
    <w:rsid w:val="00174EFA"/>
    <w:rsid w:val="001825B4"/>
    <w:rsid w:val="00193C89"/>
    <w:rsid w:val="001A6E99"/>
    <w:rsid w:val="001B64AB"/>
    <w:rsid w:val="001C602B"/>
    <w:rsid w:val="001D0681"/>
    <w:rsid w:val="001D0776"/>
    <w:rsid w:val="001D286A"/>
    <w:rsid w:val="001E36CC"/>
    <w:rsid w:val="001E5ADA"/>
    <w:rsid w:val="001E7D0F"/>
    <w:rsid w:val="001E7DD5"/>
    <w:rsid w:val="001F14F0"/>
    <w:rsid w:val="001F2C4C"/>
    <w:rsid w:val="001F2EAD"/>
    <w:rsid w:val="001F4A39"/>
    <w:rsid w:val="002036C7"/>
    <w:rsid w:val="00204FBE"/>
    <w:rsid w:val="00206F67"/>
    <w:rsid w:val="002138ED"/>
    <w:rsid w:val="002168E9"/>
    <w:rsid w:val="002256AE"/>
    <w:rsid w:val="00227711"/>
    <w:rsid w:val="00230F8F"/>
    <w:rsid w:val="00235D56"/>
    <w:rsid w:val="002370E9"/>
    <w:rsid w:val="00240BC4"/>
    <w:rsid w:val="00244FAC"/>
    <w:rsid w:val="00247327"/>
    <w:rsid w:val="00251797"/>
    <w:rsid w:val="00254019"/>
    <w:rsid w:val="0026483B"/>
    <w:rsid w:val="002769E9"/>
    <w:rsid w:val="00280FB7"/>
    <w:rsid w:val="00281A50"/>
    <w:rsid w:val="00290EF8"/>
    <w:rsid w:val="002925DF"/>
    <w:rsid w:val="0029358D"/>
    <w:rsid w:val="00293A4A"/>
    <w:rsid w:val="00294D24"/>
    <w:rsid w:val="002A01DB"/>
    <w:rsid w:val="002A2DBA"/>
    <w:rsid w:val="002A31C7"/>
    <w:rsid w:val="002A6877"/>
    <w:rsid w:val="002B1372"/>
    <w:rsid w:val="002B48E4"/>
    <w:rsid w:val="002B61B0"/>
    <w:rsid w:val="002C1830"/>
    <w:rsid w:val="002C1E1A"/>
    <w:rsid w:val="002C2343"/>
    <w:rsid w:val="002C665F"/>
    <w:rsid w:val="002D2742"/>
    <w:rsid w:val="002D5E67"/>
    <w:rsid w:val="002E03EC"/>
    <w:rsid w:val="002E7327"/>
    <w:rsid w:val="002F2818"/>
    <w:rsid w:val="00305A26"/>
    <w:rsid w:val="00305C26"/>
    <w:rsid w:val="00306254"/>
    <w:rsid w:val="003258BA"/>
    <w:rsid w:val="00331735"/>
    <w:rsid w:val="003364B9"/>
    <w:rsid w:val="003375FF"/>
    <w:rsid w:val="0034273F"/>
    <w:rsid w:val="00344497"/>
    <w:rsid w:val="003475BD"/>
    <w:rsid w:val="00347ADA"/>
    <w:rsid w:val="00353984"/>
    <w:rsid w:val="00356275"/>
    <w:rsid w:val="003637FA"/>
    <w:rsid w:val="003640BC"/>
    <w:rsid w:val="003653E2"/>
    <w:rsid w:val="00367249"/>
    <w:rsid w:val="003708A2"/>
    <w:rsid w:val="00371B5D"/>
    <w:rsid w:val="00381749"/>
    <w:rsid w:val="00386500"/>
    <w:rsid w:val="00391614"/>
    <w:rsid w:val="00394072"/>
    <w:rsid w:val="003A4DB8"/>
    <w:rsid w:val="003B3EA4"/>
    <w:rsid w:val="003B3EE9"/>
    <w:rsid w:val="003C2E7D"/>
    <w:rsid w:val="003C67F7"/>
    <w:rsid w:val="003D1E2B"/>
    <w:rsid w:val="003D3350"/>
    <w:rsid w:val="003D60F2"/>
    <w:rsid w:val="003F303A"/>
    <w:rsid w:val="003F5971"/>
    <w:rsid w:val="00400602"/>
    <w:rsid w:val="00402A52"/>
    <w:rsid w:val="004030F6"/>
    <w:rsid w:val="00404CBB"/>
    <w:rsid w:val="00406C8A"/>
    <w:rsid w:val="00420D18"/>
    <w:rsid w:val="004240B1"/>
    <w:rsid w:val="0042766D"/>
    <w:rsid w:val="0044356A"/>
    <w:rsid w:val="00447B26"/>
    <w:rsid w:val="0045658A"/>
    <w:rsid w:val="0048030B"/>
    <w:rsid w:val="004A0227"/>
    <w:rsid w:val="004A44C5"/>
    <w:rsid w:val="004A7D08"/>
    <w:rsid w:val="004C50CA"/>
    <w:rsid w:val="004D1C03"/>
    <w:rsid w:val="004D6C87"/>
    <w:rsid w:val="004D6CC9"/>
    <w:rsid w:val="004E42F7"/>
    <w:rsid w:val="004E4ED5"/>
    <w:rsid w:val="004F1A11"/>
    <w:rsid w:val="004F24F8"/>
    <w:rsid w:val="00506EAA"/>
    <w:rsid w:val="00512574"/>
    <w:rsid w:val="0052148B"/>
    <w:rsid w:val="0052182D"/>
    <w:rsid w:val="00521C6F"/>
    <w:rsid w:val="00521F4B"/>
    <w:rsid w:val="00526243"/>
    <w:rsid w:val="00526F27"/>
    <w:rsid w:val="005278D6"/>
    <w:rsid w:val="00530C7F"/>
    <w:rsid w:val="005337B8"/>
    <w:rsid w:val="00535505"/>
    <w:rsid w:val="005401F8"/>
    <w:rsid w:val="00540C40"/>
    <w:rsid w:val="00545A3E"/>
    <w:rsid w:val="00545B31"/>
    <w:rsid w:val="00547177"/>
    <w:rsid w:val="00547672"/>
    <w:rsid w:val="00547A93"/>
    <w:rsid w:val="00547FA1"/>
    <w:rsid w:val="00550B61"/>
    <w:rsid w:val="005540B8"/>
    <w:rsid w:val="005573D5"/>
    <w:rsid w:val="00566261"/>
    <w:rsid w:val="00571061"/>
    <w:rsid w:val="00574405"/>
    <w:rsid w:val="005819CB"/>
    <w:rsid w:val="00586F7E"/>
    <w:rsid w:val="00595D57"/>
    <w:rsid w:val="005A5BEB"/>
    <w:rsid w:val="005B2007"/>
    <w:rsid w:val="005B2A29"/>
    <w:rsid w:val="005B7D5F"/>
    <w:rsid w:val="005C45A3"/>
    <w:rsid w:val="005C7356"/>
    <w:rsid w:val="005D1020"/>
    <w:rsid w:val="005D4B07"/>
    <w:rsid w:val="005D7021"/>
    <w:rsid w:val="005D74C0"/>
    <w:rsid w:val="005D7782"/>
    <w:rsid w:val="005E21BF"/>
    <w:rsid w:val="005E51E8"/>
    <w:rsid w:val="005F25C2"/>
    <w:rsid w:val="005F3577"/>
    <w:rsid w:val="005F5593"/>
    <w:rsid w:val="00604C92"/>
    <w:rsid w:val="00604DB7"/>
    <w:rsid w:val="00616B6B"/>
    <w:rsid w:val="0062576F"/>
    <w:rsid w:val="00635DCC"/>
    <w:rsid w:val="006361D1"/>
    <w:rsid w:val="00641C73"/>
    <w:rsid w:val="0064286C"/>
    <w:rsid w:val="006468C6"/>
    <w:rsid w:val="00646D94"/>
    <w:rsid w:val="00651EAD"/>
    <w:rsid w:val="0065330B"/>
    <w:rsid w:val="00657351"/>
    <w:rsid w:val="00662D12"/>
    <w:rsid w:val="0066437A"/>
    <w:rsid w:val="00665EEC"/>
    <w:rsid w:val="006749D9"/>
    <w:rsid w:val="00676F71"/>
    <w:rsid w:val="00686C96"/>
    <w:rsid w:val="00690CD0"/>
    <w:rsid w:val="006956BA"/>
    <w:rsid w:val="006A3108"/>
    <w:rsid w:val="006A3653"/>
    <w:rsid w:val="006B0840"/>
    <w:rsid w:val="006B4F38"/>
    <w:rsid w:val="006C0402"/>
    <w:rsid w:val="006C5885"/>
    <w:rsid w:val="006D08E1"/>
    <w:rsid w:val="006D1DDF"/>
    <w:rsid w:val="006D294B"/>
    <w:rsid w:val="006D3438"/>
    <w:rsid w:val="006D665B"/>
    <w:rsid w:val="006D7EC3"/>
    <w:rsid w:val="006E4861"/>
    <w:rsid w:val="006E5941"/>
    <w:rsid w:val="006F2FB1"/>
    <w:rsid w:val="006F661D"/>
    <w:rsid w:val="00710400"/>
    <w:rsid w:val="00710573"/>
    <w:rsid w:val="00711CDE"/>
    <w:rsid w:val="00717A0D"/>
    <w:rsid w:val="00731C55"/>
    <w:rsid w:val="0073318C"/>
    <w:rsid w:val="007405EA"/>
    <w:rsid w:val="007438F8"/>
    <w:rsid w:val="00746FAD"/>
    <w:rsid w:val="00747A3A"/>
    <w:rsid w:val="00750415"/>
    <w:rsid w:val="007505D3"/>
    <w:rsid w:val="007508E7"/>
    <w:rsid w:val="00750C78"/>
    <w:rsid w:val="00751726"/>
    <w:rsid w:val="0075664B"/>
    <w:rsid w:val="007609AD"/>
    <w:rsid w:val="007665ED"/>
    <w:rsid w:val="0077517B"/>
    <w:rsid w:val="00783F3E"/>
    <w:rsid w:val="00786CD2"/>
    <w:rsid w:val="00793F04"/>
    <w:rsid w:val="007B30C7"/>
    <w:rsid w:val="007B3569"/>
    <w:rsid w:val="007C3254"/>
    <w:rsid w:val="007C7022"/>
    <w:rsid w:val="007D45BA"/>
    <w:rsid w:val="007E0345"/>
    <w:rsid w:val="007E1789"/>
    <w:rsid w:val="007E6447"/>
    <w:rsid w:val="007E67DC"/>
    <w:rsid w:val="007F1C61"/>
    <w:rsid w:val="007F42DA"/>
    <w:rsid w:val="007F4DF9"/>
    <w:rsid w:val="007F53E5"/>
    <w:rsid w:val="007F67FE"/>
    <w:rsid w:val="0080088A"/>
    <w:rsid w:val="00817C7A"/>
    <w:rsid w:val="00820794"/>
    <w:rsid w:val="00823BD8"/>
    <w:rsid w:val="008244BE"/>
    <w:rsid w:val="00826B0D"/>
    <w:rsid w:val="00835ECC"/>
    <w:rsid w:val="008362A6"/>
    <w:rsid w:val="00844E06"/>
    <w:rsid w:val="00850D1F"/>
    <w:rsid w:val="008614DF"/>
    <w:rsid w:val="00861E5A"/>
    <w:rsid w:val="008643E7"/>
    <w:rsid w:val="008726AE"/>
    <w:rsid w:val="00886D88"/>
    <w:rsid w:val="00890653"/>
    <w:rsid w:val="00891CDF"/>
    <w:rsid w:val="008929BB"/>
    <w:rsid w:val="00893295"/>
    <w:rsid w:val="0089616C"/>
    <w:rsid w:val="00897166"/>
    <w:rsid w:val="008A1452"/>
    <w:rsid w:val="008A5C22"/>
    <w:rsid w:val="008B2841"/>
    <w:rsid w:val="008B4F6B"/>
    <w:rsid w:val="008B64B2"/>
    <w:rsid w:val="008B7D55"/>
    <w:rsid w:val="008C42B2"/>
    <w:rsid w:val="008C5615"/>
    <w:rsid w:val="008C7ADC"/>
    <w:rsid w:val="008E082D"/>
    <w:rsid w:val="008E50D2"/>
    <w:rsid w:val="008E5346"/>
    <w:rsid w:val="008E6A42"/>
    <w:rsid w:val="008E6D32"/>
    <w:rsid w:val="008E78E0"/>
    <w:rsid w:val="0090000C"/>
    <w:rsid w:val="00901037"/>
    <w:rsid w:val="00902BCE"/>
    <w:rsid w:val="009076DF"/>
    <w:rsid w:val="00914901"/>
    <w:rsid w:val="00916BB3"/>
    <w:rsid w:val="00917486"/>
    <w:rsid w:val="00921C3C"/>
    <w:rsid w:val="00930206"/>
    <w:rsid w:val="00934A7E"/>
    <w:rsid w:val="009351EB"/>
    <w:rsid w:val="0094566B"/>
    <w:rsid w:val="00961D83"/>
    <w:rsid w:val="0096523C"/>
    <w:rsid w:val="00965F90"/>
    <w:rsid w:val="0097073E"/>
    <w:rsid w:val="00972B78"/>
    <w:rsid w:val="00973ACF"/>
    <w:rsid w:val="00981F5C"/>
    <w:rsid w:val="00990176"/>
    <w:rsid w:val="009A1E01"/>
    <w:rsid w:val="009A4B12"/>
    <w:rsid w:val="009A7A75"/>
    <w:rsid w:val="009B12EB"/>
    <w:rsid w:val="009C56F8"/>
    <w:rsid w:val="009C5F66"/>
    <w:rsid w:val="009C6238"/>
    <w:rsid w:val="009C7C64"/>
    <w:rsid w:val="009D32F0"/>
    <w:rsid w:val="009E2364"/>
    <w:rsid w:val="009E3C57"/>
    <w:rsid w:val="009E4779"/>
    <w:rsid w:val="009F0158"/>
    <w:rsid w:val="009F2A58"/>
    <w:rsid w:val="009F2D4E"/>
    <w:rsid w:val="00A026A3"/>
    <w:rsid w:val="00A044FF"/>
    <w:rsid w:val="00A21E82"/>
    <w:rsid w:val="00A22F95"/>
    <w:rsid w:val="00A231F9"/>
    <w:rsid w:val="00A377C8"/>
    <w:rsid w:val="00A5045B"/>
    <w:rsid w:val="00A547A7"/>
    <w:rsid w:val="00A54CC1"/>
    <w:rsid w:val="00A5628D"/>
    <w:rsid w:val="00A641F6"/>
    <w:rsid w:val="00A85B05"/>
    <w:rsid w:val="00A8743E"/>
    <w:rsid w:val="00A87F52"/>
    <w:rsid w:val="00AA0F3C"/>
    <w:rsid w:val="00AA2936"/>
    <w:rsid w:val="00AA3256"/>
    <w:rsid w:val="00AA4071"/>
    <w:rsid w:val="00AA4198"/>
    <w:rsid w:val="00AA76B8"/>
    <w:rsid w:val="00AA7F83"/>
    <w:rsid w:val="00AB122C"/>
    <w:rsid w:val="00AB3423"/>
    <w:rsid w:val="00AB3488"/>
    <w:rsid w:val="00AB4DF9"/>
    <w:rsid w:val="00AC27A6"/>
    <w:rsid w:val="00AD7ABB"/>
    <w:rsid w:val="00AD7D28"/>
    <w:rsid w:val="00AF0F12"/>
    <w:rsid w:val="00AF44F2"/>
    <w:rsid w:val="00B027F1"/>
    <w:rsid w:val="00B042AB"/>
    <w:rsid w:val="00B06BEA"/>
    <w:rsid w:val="00B12614"/>
    <w:rsid w:val="00B130A0"/>
    <w:rsid w:val="00B1387D"/>
    <w:rsid w:val="00B155D8"/>
    <w:rsid w:val="00B22E58"/>
    <w:rsid w:val="00B24EDA"/>
    <w:rsid w:val="00B35A47"/>
    <w:rsid w:val="00B35AB8"/>
    <w:rsid w:val="00B50DD6"/>
    <w:rsid w:val="00B54ECB"/>
    <w:rsid w:val="00B60B69"/>
    <w:rsid w:val="00B661AC"/>
    <w:rsid w:val="00B66483"/>
    <w:rsid w:val="00B7339A"/>
    <w:rsid w:val="00B75C5C"/>
    <w:rsid w:val="00B76E93"/>
    <w:rsid w:val="00B90872"/>
    <w:rsid w:val="00B91164"/>
    <w:rsid w:val="00B92A3F"/>
    <w:rsid w:val="00B94311"/>
    <w:rsid w:val="00B959C7"/>
    <w:rsid w:val="00BB164B"/>
    <w:rsid w:val="00BB2595"/>
    <w:rsid w:val="00BC39E7"/>
    <w:rsid w:val="00BC553E"/>
    <w:rsid w:val="00BD05C6"/>
    <w:rsid w:val="00BE0388"/>
    <w:rsid w:val="00BE070E"/>
    <w:rsid w:val="00BE4F7E"/>
    <w:rsid w:val="00BF07EC"/>
    <w:rsid w:val="00C01EAF"/>
    <w:rsid w:val="00C13E01"/>
    <w:rsid w:val="00C16735"/>
    <w:rsid w:val="00C231E4"/>
    <w:rsid w:val="00C26C04"/>
    <w:rsid w:val="00C30DAE"/>
    <w:rsid w:val="00C35461"/>
    <w:rsid w:val="00C46820"/>
    <w:rsid w:val="00C50BC9"/>
    <w:rsid w:val="00C52C90"/>
    <w:rsid w:val="00C53927"/>
    <w:rsid w:val="00C55802"/>
    <w:rsid w:val="00C66E36"/>
    <w:rsid w:val="00C677BA"/>
    <w:rsid w:val="00C73572"/>
    <w:rsid w:val="00C9115D"/>
    <w:rsid w:val="00C9153E"/>
    <w:rsid w:val="00C92097"/>
    <w:rsid w:val="00C94D9F"/>
    <w:rsid w:val="00C964B6"/>
    <w:rsid w:val="00C96FE3"/>
    <w:rsid w:val="00CB0339"/>
    <w:rsid w:val="00CB0745"/>
    <w:rsid w:val="00CB2097"/>
    <w:rsid w:val="00CC3D8C"/>
    <w:rsid w:val="00CC7548"/>
    <w:rsid w:val="00CD169F"/>
    <w:rsid w:val="00CD1E55"/>
    <w:rsid w:val="00CD3CBF"/>
    <w:rsid w:val="00CD4911"/>
    <w:rsid w:val="00CD7B32"/>
    <w:rsid w:val="00CF03FF"/>
    <w:rsid w:val="00CF292B"/>
    <w:rsid w:val="00CF465D"/>
    <w:rsid w:val="00CF6D27"/>
    <w:rsid w:val="00D00694"/>
    <w:rsid w:val="00D049D5"/>
    <w:rsid w:val="00D06FB8"/>
    <w:rsid w:val="00D0746C"/>
    <w:rsid w:val="00D1253C"/>
    <w:rsid w:val="00D27661"/>
    <w:rsid w:val="00D329C7"/>
    <w:rsid w:val="00D33E97"/>
    <w:rsid w:val="00D35114"/>
    <w:rsid w:val="00D43682"/>
    <w:rsid w:val="00D43E8D"/>
    <w:rsid w:val="00D4483F"/>
    <w:rsid w:val="00D45F5D"/>
    <w:rsid w:val="00D47985"/>
    <w:rsid w:val="00D62FBA"/>
    <w:rsid w:val="00D66C78"/>
    <w:rsid w:val="00D66E56"/>
    <w:rsid w:val="00D721BC"/>
    <w:rsid w:val="00D830DB"/>
    <w:rsid w:val="00D8347A"/>
    <w:rsid w:val="00D84218"/>
    <w:rsid w:val="00D84B60"/>
    <w:rsid w:val="00D855C6"/>
    <w:rsid w:val="00D90216"/>
    <w:rsid w:val="00D91EF0"/>
    <w:rsid w:val="00D92416"/>
    <w:rsid w:val="00DA1FA1"/>
    <w:rsid w:val="00DB0AEA"/>
    <w:rsid w:val="00DB6CF6"/>
    <w:rsid w:val="00DD0A45"/>
    <w:rsid w:val="00DD171B"/>
    <w:rsid w:val="00DD49B8"/>
    <w:rsid w:val="00DD4D27"/>
    <w:rsid w:val="00DE085A"/>
    <w:rsid w:val="00DE089D"/>
    <w:rsid w:val="00DE15E3"/>
    <w:rsid w:val="00DE48AA"/>
    <w:rsid w:val="00DE5347"/>
    <w:rsid w:val="00DF19B8"/>
    <w:rsid w:val="00E00CDA"/>
    <w:rsid w:val="00E0688F"/>
    <w:rsid w:val="00E2217D"/>
    <w:rsid w:val="00E339D8"/>
    <w:rsid w:val="00E40847"/>
    <w:rsid w:val="00E40F64"/>
    <w:rsid w:val="00E46980"/>
    <w:rsid w:val="00E600DD"/>
    <w:rsid w:val="00E62111"/>
    <w:rsid w:val="00E62A48"/>
    <w:rsid w:val="00E70DE5"/>
    <w:rsid w:val="00E72A8B"/>
    <w:rsid w:val="00E757B3"/>
    <w:rsid w:val="00E82B9E"/>
    <w:rsid w:val="00E87045"/>
    <w:rsid w:val="00E907D9"/>
    <w:rsid w:val="00E95B44"/>
    <w:rsid w:val="00EA5DDF"/>
    <w:rsid w:val="00EA6B5E"/>
    <w:rsid w:val="00EC0A51"/>
    <w:rsid w:val="00ED0325"/>
    <w:rsid w:val="00ED3277"/>
    <w:rsid w:val="00ED68DA"/>
    <w:rsid w:val="00EE141F"/>
    <w:rsid w:val="00EF1859"/>
    <w:rsid w:val="00EF7FBF"/>
    <w:rsid w:val="00F12C8A"/>
    <w:rsid w:val="00F1603D"/>
    <w:rsid w:val="00F20237"/>
    <w:rsid w:val="00F20DF4"/>
    <w:rsid w:val="00F373FC"/>
    <w:rsid w:val="00F41B71"/>
    <w:rsid w:val="00F442DF"/>
    <w:rsid w:val="00F55302"/>
    <w:rsid w:val="00F55403"/>
    <w:rsid w:val="00F6403E"/>
    <w:rsid w:val="00F711BA"/>
    <w:rsid w:val="00F720B5"/>
    <w:rsid w:val="00F871AC"/>
    <w:rsid w:val="00F87C31"/>
    <w:rsid w:val="00F90482"/>
    <w:rsid w:val="00F92164"/>
    <w:rsid w:val="00F938F0"/>
    <w:rsid w:val="00F949B5"/>
    <w:rsid w:val="00F963CF"/>
    <w:rsid w:val="00F9798B"/>
    <w:rsid w:val="00FA2C87"/>
    <w:rsid w:val="00FA5635"/>
    <w:rsid w:val="00FA6674"/>
    <w:rsid w:val="00FB3FC1"/>
    <w:rsid w:val="00FC6202"/>
    <w:rsid w:val="00FC7B3C"/>
    <w:rsid w:val="00FE0929"/>
    <w:rsid w:val="00FE2BFC"/>
    <w:rsid w:val="00FF58A0"/>
    <w:rsid w:val="00FF79FB"/>
    <w:rsid w:val="0472B4A3"/>
    <w:rsid w:val="0B7D9800"/>
    <w:rsid w:val="0C034A08"/>
    <w:rsid w:val="0DA5B1C1"/>
    <w:rsid w:val="4720131E"/>
    <w:rsid w:val="60FDEFCB"/>
    <w:rsid w:val="6B0C17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6503D6"/>
  <w15:docId w15:val="{98249A0D-87BB-4A92-9393-59DD5C927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576F"/>
    <w:pPr>
      <w:overflowPunct w:val="0"/>
      <w:autoSpaceDE w:val="0"/>
      <w:autoSpaceDN w:val="0"/>
      <w:adjustRightInd w:val="0"/>
      <w:textAlignment w:val="baseline"/>
    </w:pPr>
    <w:rPr>
      <w:rFonts w:ascii="Humnst777 BT" w:hAnsi="Humnst777 BT"/>
      <w:lang w:eastAsia="en-US"/>
    </w:rPr>
  </w:style>
  <w:style w:type="paragraph" w:styleId="Heading1">
    <w:name w:val="heading 1"/>
    <w:basedOn w:val="Normal"/>
    <w:next w:val="Normal"/>
    <w:qFormat/>
    <w:rsid w:val="00C26C04"/>
    <w:pPr>
      <w:keepNext/>
      <w:outlineLvl w:val="0"/>
    </w:pPr>
    <w:rPr>
      <w:b/>
      <w:sz w:val="28"/>
    </w:rPr>
  </w:style>
  <w:style w:type="paragraph" w:styleId="Heading2">
    <w:name w:val="heading 2"/>
    <w:basedOn w:val="Normal"/>
    <w:next w:val="Normal"/>
    <w:qFormat/>
    <w:rsid w:val="00C26C04"/>
    <w:pPr>
      <w:keepNext/>
      <w:outlineLvl w:val="1"/>
    </w:pPr>
    <w:rPr>
      <w:b/>
      <w:sz w:val="24"/>
    </w:rPr>
  </w:style>
  <w:style w:type="paragraph" w:styleId="Heading3">
    <w:name w:val="heading 3"/>
    <w:basedOn w:val="Normal"/>
    <w:next w:val="Normal"/>
    <w:qFormat/>
    <w:rsid w:val="00C26C04"/>
    <w:pPr>
      <w:keepNext/>
      <w:jc w:val="center"/>
      <w:outlineLvl w:val="2"/>
    </w:pPr>
    <w:rPr>
      <w:b/>
    </w:rPr>
  </w:style>
  <w:style w:type="paragraph" w:styleId="Heading4">
    <w:name w:val="heading 4"/>
    <w:basedOn w:val="Normal"/>
    <w:next w:val="Normal"/>
    <w:qFormat/>
    <w:rsid w:val="00B90872"/>
    <w:pPr>
      <w:keepNext/>
      <w:jc w:val="center"/>
      <w:outlineLvl w:val="3"/>
    </w:pPr>
    <w:rPr>
      <w:b/>
      <w:color w:val="0000FF"/>
      <w:sz w:val="28"/>
    </w:rPr>
  </w:style>
  <w:style w:type="paragraph" w:styleId="Heading5">
    <w:name w:val="heading 5"/>
    <w:basedOn w:val="Normal"/>
    <w:next w:val="Normal"/>
    <w:qFormat/>
    <w:rsid w:val="00B90872"/>
    <w:pPr>
      <w:keepNext/>
      <w:jc w:val="center"/>
      <w:outlineLvl w:val="4"/>
    </w:pPr>
    <w:rPr>
      <w:b/>
      <w:sz w:val="28"/>
    </w:rPr>
  </w:style>
  <w:style w:type="paragraph" w:styleId="Heading6">
    <w:name w:val="heading 6"/>
    <w:basedOn w:val="Normal"/>
    <w:next w:val="Normal"/>
    <w:qFormat/>
    <w:rsid w:val="00B90872"/>
    <w:pPr>
      <w:keepNext/>
      <w:jc w:val="center"/>
      <w:outlineLvl w:val="5"/>
    </w:pPr>
    <w:rPr>
      <w:b/>
      <w:i/>
      <w:iCs/>
      <w:sz w:val="24"/>
    </w:rPr>
  </w:style>
  <w:style w:type="paragraph" w:styleId="Heading7">
    <w:name w:val="heading 7"/>
    <w:basedOn w:val="Normal"/>
    <w:next w:val="Normal"/>
    <w:qFormat/>
    <w:rsid w:val="00B90872"/>
    <w:pPr>
      <w:keepNext/>
      <w:jc w:val="center"/>
      <w:outlineLvl w:val="6"/>
    </w:pPr>
    <w:rPr>
      <w:b/>
      <w:sz w:val="72"/>
    </w:rPr>
  </w:style>
  <w:style w:type="paragraph" w:styleId="Heading8">
    <w:name w:val="heading 8"/>
    <w:basedOn w:val="Normal"/>
    <w:next w:val="Normal"/>
    <w:qFormat/>
    <w:rsid w:val="00B90872"/>
    <w:pPr>
      <w:keepNext/>
      <w:jc w:val="both"/>
      <w:outlineLvl w:val="7"/>
    </w:pPr>
    <w:rPr>
      <w:b/>
      <w:sz w:val="24"/>
    </w:rPr>
  </w:style>
  <w:style w:type="paragraph" w:styleId="Heading9">
    <w:name w:val="heading 9"/>
    <w:basedOn w:val="Normal"/>
    <w:next w:val="Normal"/>
    <w:qFormat/>
    <w:rsid w:val="00B90872"/>
    <w:pPr>
      <w:keepNext/>
      <w:jc w:val="both"/>
      <w:outlineLvl w:val="8"/>
    </w:pPr>
    <w:rPr>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B90872"/>
    <w:pPr>
      <w:pBdr>
        <w:bottom w:val="double" w:sz="6" w:space="1" w:color="auto"/>
      </w:pBdr>
    </w:pPr>
    <w:rPr>
      <w:rFonts w:ascii="Lucida Console" w:hAnsi="Lucida Console"/>
      <w:b/>
      <w:sz w:val="24"/>
    </w:rPr>
  </w:style>
  <w:style w:type="paragraph" w:styleId="Header">
    <w:name w:val="header"/>
    <w:basedOn w:val="Normal"/>
    <w:rsid w:val="00B90872"/>
    <w:pPr>
      <w:tabs>
        <w:tab w:val="center" w:pos="4320"/>
        <w:tab w:val="right" w:pos="8640"/>
      </w:tabs>
    </w:pPr>
  </w:style>
  <w:style w:type="paragraph" w:styleId="Footer">
    <w:name w:val="footer"/>
    <w:basedOn w:val="Normal"/>
    <w:rsid w:val="00B90872"/>
    <w:pPr>
      <w:tabs>
        <w:tab w:val="center" w:pos="4320"/>
        <w:tab w:val="right" w:pos="8640"/>
      </w:tabs>
    </w:pPr>
  </w:style>
  <w:style w:type="character" w:styleId="PageNumber">
    <w:name w:val="page number"/>
    <w:basedOn w:val="DefaultParagraphFont"/>
    <w:rsid w:val="00B90872"/>
  </w:style>
  <w:style w:type="character" w:styleId="Hyperlink">
    <w:name w:val="Hyperlink"/>
    <w:basedOn w:val="DefaultParagraphFont"/>
    <w:rsid w:val="00B90872"/>
    <w:rPr>
      <w:color w:val="0000FF"/>
      <w:u w:val="single"/>
    </w:rPr>
  </w:style>
  <w:style w:type="character" w:styleId="FollowedHyperlink">
    <w:name w:val="FollowedHyperlink"/>
    <w:basedOn w:val="DefaultParagraphFont"/>
    <w:rsid w:val="00B90872"/>
    <w:rPr>
      <w:color w:val="800080"/>
      <w:u w:val="single"/>
    </w:rPr>
  </w:style>
  <w:style w:type="paragraph" w:styleId="BodyTextIndent">
    <w:name w:val="Body Text Indent"/>
    <w:basedOn w:val="Normal"/>
    <w:rsid w:val="00B90872"/>
    <w:pPr>
      <w:ind w:left="360"/>
      <w:jc w:val="both"/>
    </w:pPr>
    <w:rPr>
      <w:bCs/>
      <w:sz w:val="22"/>
    </w:rPr>
  </w:style>
  <w:style w:type="paragraph" w:styleId="BodyText2">
    <w:name w:val="Body Text 2"/>
    <w:basedOn w:val="Normal"/>
    <w:rsid w:val="00B90872"/>
    <w:rPr>
      <w:sz w:val="24"/>
    </w:rPr>
  </w:style>
  <w:style w:type="paragraph" w:styleId="BodyText3">
    <w:name w:val="Body Text 3"/>
    <w:basedOn w:val="Normal"/>
    <w:rsid w:val="00B90872"/>
    <w:rPr>
      <w:b/>
      <w:sz w:val="22"/>
    </w:rPr>
  </w:style>
  <w:style w:type="paragraph" w:styleId="BodyTextIndent2">
    <w:name w:val="Body Text Indent 2"/>
    <w:basedOn w:val="Normal"/>
    <w:rsid w:val="00B90872"/>
    <w:pPr>
      <w:tabs>
        <w:tab w:val="left" w:pos="720"/>
        <w:tab w:val="left" w:pos="2520"/>
      </w:tabs>
      <w:ind w:left="720" w:hanging="720"/>
    </w:pPr>
    <w:rPr>
      <w:sz w:val="24"/>
    </w:rPr>
  </w:style>
  <w:style w:type="paragraph" w:customStyle="1" w:styleId="HeadingN">
    <w:name w:val="HeadingN"/>
    <w:basedOn w:val="Heading2"/>
    <w:next w:val="BodyText"/>
    <w:rsid w:val="00B90872"/>
    <w:pPr>
      <w:spacing w:before="120" w:after="60"/>
      <w:jc w:val="both"/>
      <w:outlineLvl w:val="3"/>
    </w:pPr>
    <w:rPr>
      <w:b w:val="0"/>
      <w:sz w:val="22"/>
    </w:rPr>
  </w:style>
  <w:style w:type="table" w:styleId="TableGrid">
    <w:name w:val="Table Grid"/>
    <w:basedOn w:val="TableNormal"/>
    <w:rsid w:val="002138E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rsid w:val="00547177"/>
    <w:rPr>
      <w:rFonts w:ascii="Tahoma" w:hAnsi="Tahoma" w:cs="Tahoma"/>
      <w:sz w:val="16"/>
      <w:szCs w:val="16"/>
    </w:rPr>
  </w:style>
  <w:style w:type="character" w:customStyle="1" w:styleId="BalloonTextChar">
    <w:name w:val="Balloon Text Char"/>
    <w:basedOn w:val="DefaultParagraphFont"/>
    <w:link w:val="BalloonText"/>
    <w:rsid w:val="00547177"/>
    <w:rPr>
      <w:rFonts w:ascii="Tahoma" w:hAnsi="Tahoma" w:cs="Tahoma"/>
      <w:sz w:val="16"/>
      <w:szCs w:val="16"/>
      <w:lang w:eastAsia="en-US"/>
    </w:rPr>
  </w:style>
  <w:style w:type="paragraph" w:styleId="ListParagraph">
    <w:name w:val="List Paragraph"/>
    <w:basedOn w:val="Normal"/>
    <w:uiPriority w:val="34"/>
    <w:qFormat/>
    <w:rsid w:val="00D66E56"/>
    <w:pPr>
      <w:ind w:left="720"/>
      <w:contextualSpacing/>
    </w:pPr>
  </w:style>
  <w:style w:type="character" w:customStyle="1" w:styleId="breadcrumb">
    <w:name w:val="breadcrumb"/>
    <w:basedOn w:val="DefaultParagraphFont"/>
    <w:rsid w:val="0009204F"/>
  </w:style>
  <w:style w:type="paragraph" w:styleId="FootnoteText">
    <w:name w:val="footnote text"/>
    <w:basedOn w:val="Normal"/>
    <w:link w:val="FootnoteTextChar"/>
    <w:rsid w:val="008E6D32"/>
  </w:style>
  <w:style w:type="character" w:customStyle="1" w:styleId="FootnoteTextChar">
    <w:name w:val="Footnote Text Char"/>
    <w:basedOn w:val="DefaultParagraphFont"/>
    <w:link w:val="FootnoteText"/>
    <w:rsid w:val="008E6D32"/>
    <w:rPr>
      <w:lang w:eastAsia="en-US"/>
    </w:rPr>
  </w:style>
  <w:style w:type="character" w:styleId="FootnoteReference">
    <w:name w:val="footnote reference"/>
    <w:basedOn w:val="DefaultParagraphFont"/>
    <w:rsid w:val="008E6D32"/>
    <w:rPr>
      <w:vertAlign w:val="superscript"/>
    </w:rPr>
  </w:style>
  <w:style w:type="character" w:styleId="CommentReference">
    <w:name w:val="annotation reference"/>
    <w:basedOn w:val="DefaultParagraphFont"/>
    <w:rsid w:val="00651EAD"/>
    <w:rPr>
      <w:sz w:val="16"/>
      <w:szCs w:val="16"/>
    </w:rPr>
  </w:style>
  <w:style w:type="paragraph" w:styleId="CommentText">
    <w:name w:val="annotation text"/>
    <w:basedOn w:val="Normal"/>
    <w:link w:val="CommentTextChar"/>
    <w:rsid w:val="00651EAD"/>
  </w:style>
  <w:style w:type="character" w:customStyle="1" w:styleId="CommentTextChar">
    <w:name w:val="Comment Text Char"/>
    <w:basedOn w:val="DefaultParagraphFont"/>
    <w:link w:val="CommentText"/>
    <w:rsid w:val="00651EAD"/>
    <w:rPr>
      <w:lang w:eastAsia="en-US"/>
    </w:rPr>
  </w:style>
  <w:style w:type="paragraph" w:styleId="CommentSubject">
    <w:name w:val="annotation subject"/>
    <w:basedOn w:val="CommentText"/>
    <w:next w:val="CommentText"/>
    <w:link w:val="CommentSubjectChar"/>
    <w:rsid w:val="00651EAD"/>
    <w:rPr>
      <w:b/>
      <w:bCs/>
    </w:rPr>
  </w:style>
  <w:style w:type="character" w:customStyle="1" w:styleId="CommentSubjectChar">
    <w:name w:val="Comment Subject Char"/>
    <w:basedOn w:val="CommentTextChar"/>
    <w:link w:val="CommentSubject"/>
    <w:rsid w:val="00651EAD"/>
    <w:rPr>
      <w:b/>
      <w:bCs/>
      <w:lang w:eastAsia="en-US"/>
    </w:rPr>
  </w:style>
  <w:style w:type="paragraph" w:customStyle="1" w:styleId="Default">
    <w:name w:val="Default"/>
    <w:rsid w:val="00204FBE"/>
    <w:pPr>
      <w:autoSpaceDE w:val="0"/>
      <w:autoSpaceDN w:val="0"/>
      <w:adjustRightInd w:val="0"/>
    </w:pPr>
    <w:rPr>
      <w:color w:val="000000"/>
      <w:sz w:val="24"/>
      <w:szCs w:val="24"/>
    </w:rPr>
  </w:style>
  <w:style w:type="paragraph" w:styleId="Revision">
    <w:name w:val="Revision"/>
    <w:hidden/>
    <w:uiPriority w:val="99"/>
    <w:semiHidden/>
    <w:rsid w:val="00921C3C"/>
    <w:rPr>
      <w:lang w:eastAsia="en-US"/>
    </w:rPr>
  </w:style>
  <w:style w:type="paragraph" w:customStyle="1" w:styleId="Style1">
    <w:name w:val="Style1"/>
    <w:basedOn w:val="Normal"/>
    <w:link w:val="Style1Char"/>
    <w:qFormat/>
    <w:rsid w:val="00F90482"/>
    <w:rPr>
      <w:bCs/>
      <w:sz w:val="22"/>
    </w:rPr>
  </w:style>
  <w:style w:type="paragraph" w:customStyle="1" w:styleId="Style2-Marks-Breakdowntitle">
    <w:name w:val="Style2-Marks-Breakdown title"/>
    <w:basedOn w:val="Normal"/>
    <w:link w:val="Style2-Marks-BreakdowntitleChar"/>
    <w:qFormat/>
    <w:rsid w:val="005C45A3"/>
    <w:pPr>
      <w:tabs>
        <w:tab w:val="left" w:pos="8222"/>
      </w:tabs>
      <w:ind w:right="-187"/>
    </w:pPr>
    <w:rPr>
      <w:b/>
      <w:bCs/>
      <w:sz w:val="22"/>
    </w:rPr>
  </w:style>
  <w:style w:type="character" w:customStyle="1" w:styleId="Style1Char">
    <w:name w:val="Style1 Char"/>
    <w:basedOn w:val="DefaultParagraphFont"/>
    <w:link w:val="Style1"/>
    <w:rsid w:val="00F90482"/>
    <w:rPr>
      <w:rFonts w:ascii="Humnst777 BT" w:hAnsi="Humnst777 BT"/>
      <w:bCs/>
      <w:sz w:val="22"/>
      <w:lang w:eastAsia="en-US"/>
    </w:rPr>
  </w:style>
  <w:style w:type="paragraph" w:customStyle="1" w:styleId="Style0-markingBreakdown">
    <w:name w:val="Style0-marking Breakdown"/>
    <w:basedOn w:val="Normal"/>
    <w:qFormat/>
    <w:rsid w:val="007E1789"/>
    <w:pPr>
      <w:ind w:left="851" w:hanging="851"/>
    </w:pPr>
    <w:rPr>
      <w:bCs/>
      <w:sz w:val="22"/>
    </w:rPr>
  </w:style>
  <w:style w:type="character" w:customStyle="1" w:styleId="Style2-Marks-BreakdowntitleChar">
    <w:name w:val="Style2-Marks-Breakdown title Char"/>
    <w:basedOn w:val="DefaultParagraphFont"/>
    <w:link w:val="Style2-Marks-Breakdowntitle"/>
    <w:rsid w:val="005C45A3"/>
    <w:rPr>
      <w:rFonts w:ascii="Humnst777 BT" w:hAnsi="Humnst777 BT"/>
      <w:b/>
      <w:bCs/>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6908">
      <w:bodyDiv w:val="1"/>
      <w:marLeft w:val="0"/>
      <w:marRight w:val="0"/>
      <w:marTop w:val="0"/>
      <w:marBottom w:val="0"/>
      <w:divBdr>
        <w:top w:val="none" w:sz="0" w:space="0" w:color="auto"/>
        <w:left w:val="none" w:sz="0" w:space="0" w:color="auto"/>
        <w:bottom w:val="none" w:sz="0" w:space="0" w:color="auto"/>
        <w:right w:val="none" w:sz="0" w:space="0" w:color="auto"/>
      </w:divBdr>
    </w:div>
    <w:div w:id="1763992257">
      <w:bodyDiv w:val="1"/>
      <w:marLeft w:val="0"/>
      <w:marRight w:val="0"/>
      <w:marTop w:val="0"/>
      <w:marBottom w:val="0"/>
      <w:divBdr>
        <w:top w:val="none" w:sz="0" w:space="0" w:color="auto"/>
        <w:left w:val="none" w:sz="0" w:space="0" w:color="auto"/>
        <w:bottom w:val="none" w:sz="0" w:space="0" w:color="auto"/>
        <w:right w:val="none" w:sz="0" w:space="0" w:color="auto"/>
      </w:divBdr>
    </w:div>
    <w:div w:id="1817262644">
      <w:bodyDiv w:val="1"/>
      <w:marLeft w:val="0"/>
      <w:marRight w:val="0"/>
      <w:marTop w:val="0"/>
      <w:marBottom w:val="0"/>
      <w:divBdr>
        <w:top w:val="none" w:sz="0" w:space="0" w:color="auto"/>
        <w:left w:val="none" w:sz="0" w:space="0" w:color="auto"/>
        <w:bottom w:val="none" w:sz="0" w:space="0" w:color="auto"/>
        <w:right w:val="none" w:sz="0" w:space="0" w:color="auto"/>
      </w:divBdr>
    </w:div>
    <w:div w:id="1882815692">
      <w:bodyDiv w:val="1"/>
      <w:marLeft w:val="0"/>
      <w:marRight w:val="0"/>
      <w:marTop w:val="0"/>
      <w:marBottom w:val="0"/>
      <w:divBdr>
        <w:top w:val="none" w:sz="0" w:space="0" w:color="auto"/>
        <w:left w:val="none" w:sz="0" w:space="0" w:color="auto"/>
        <w:bottom w:val="none" w:sz="0" w:space="0" w:color="auto"/>
        <w:right w:val="none" w:sz="0" w:space="0" w:color="auto"/>
      </w:divBdr>
    </w:div>
    <w:div w:id="1956399547">
      <w:bodyDiv w:val="1"/>
      <w:marLeft w:val="0"/>
      <w:marRight w:val="0"/>
      <w:marTop w:val="0"/>
      <w:marBottom w:val="0"/>
      <w:divBdr>
        <w:top w:val="none" w:sz="0" w:space="0" w:color="auto"/>
        <w:left w:val="none" w:sz="0" w:space="0" w:color="auto"/>
        <w:bottom w:val="none" w:sz="0" w:space="0" w:color="auto"/>
        <w:right w:val="none" w:sz="0" w:space="0" w:color="auto"/>
      </w:divBdr>
    </w:div>
    <w:div w:id="202146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lackboard.canterbury.ac.uk/bin/common/course.pl?course_id=_2286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F37EE33EA07A42A14F9914343376B2" ma:contentTypeVersion="9" ma:contentTypeDescription="Create a new document." ma:contentTypeScope="" ma:versionID="bebfc719d0628634fefc205f632798c2">
  <xsd:schema xmlns:xsd="http://www.w3.org/2001/XMLSchema" xmlns:xs="http://www.w3.org/2001/XMLSchema" xmlns:p="http://schemas.microsoft.com/office/2006/metadata/properties" xmlns:ns3="073b4723-3bb2-41dd-a594-f0f57cebdf64" xmlns:ns4="c3f643b8-3890-4ce3-954e-9f86949f1f42" targetNamespace="http://schemas.microsoft.com/office/2006/metadata/properties" ma:root="true" ma:fieldsID="572dbb44d54df7eb8618beb059180dab" ns3:_="" ns4:_="">
    <xsd:import namespace="073b4723-3bb2-41dd-a594-f0f57cebdf64"/>
    <xsd:import namespace="c3f643b8-3890-4ce3-954e-9f86949f1f4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3b4723-3bb2-41dd-a594-f0f57cebdf6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f643b8-3890-4ce3-954e-9f86949f1f42"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3BC8F-952B-4536-A25F-0F0705F51C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3b4723-3bb2-41dd-a594-f0f57cebdf64"/>
    <ds:schemaRef ds:uri="c3f643b8-3890-4ce3-954e-9f86949f1f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5914E2-02EA-41E7-A41B-7151C176B1C9}">
  <ds:schemaRefs>
    <ds:schemaRef ds:uri="http://schemas.microsoft.com/sharepoint/v3/contenttype/forms"/>
  </ds:schemaRefs>
</ds:datastoreItem>
</file>

<file path=customXml/itemProps3.xml><?xml version="1.0" encoding="utf-8"?>
<ds:datastoreItem xmlns:ds="http://schemas.openxmlformats.org/officeDocument/2006/customXml" ds:itemID="{CB5D0B3B-D2F7-4564-940F-40546A3216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1A4427-FEE5-4EF6-A49D-FBC7D9E47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7</Pages>
  <Words>2007</Words>
  <Characters>11442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Computer Dictionary/motherboard Assignment</vt:lpstr>
    </vt:vector>
  </TitlesOfParts>
  <Company>Canterbury Christ Church University College</Company>
  <LinksUpToDate>false</LinksUpToDate>
  <CharactersWithSpaces>13423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Dictionary/motherboard Assignment</dc:title>
  <dc:creator>reza mousoli</dc:creator>
  <cp:lastModifiedBy>Shadbolt, Oliver (o.shadbolt101@canterbury.ac.uk)</cp:lastModifiedBy>
  <cp:revision>10</cp:revision>
  <cp:lastPrinted>2014-07-07T11:07:00Z</cp:lastPrinted>
  <dcterms:created xsi:type="dcterms:W3CDTF">2019-10-07T21:50:00Z</dcterms:created>
  <dcterms:modified xsi:type="dcterms:W3CDTF">2020-01-13T21:25:00Z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0x010100ADF37EE33EA07A42A14F9914343376B2</vt:lpwstr>
  </property>
</Properties>
</file>